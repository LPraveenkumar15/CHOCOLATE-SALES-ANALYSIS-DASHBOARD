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F275A" w14:textId="77777777" w:rsidR="00A80864" w:rsidRPr="00956E28" w:rsidRDefault="00A80864" w:rsidP="00A80864">
      <w:pPr>
        <w:spacing w:before="62"/>
        <w:ind w:right="2666"/>
        <w:rPr>
          <w:b/>
          <w:bCs/>
          <w:smallCaps/>
          <w:sz w:val="26"/>
          <w:szCs w:val="26"/>
          <w:lang w:val="en-IN"/>
        </w:rPr>
      </w:pPr>
    </w:p>
    <w:p w14:paraId="0E4587AF" w14:textId="77777777" w:rsidR="00A80864" w:rsidRDefault="00A80864" w:rsidP="00A80864">
      <w:pPr>
        <w:spacing w:before="62"/>
        <w:ind w:right="2666"/>
        <w:rPr>
          <w:b/>
          <w:bCs/>
          <w:sz w:val="26"/>
          <w:szCs w:val="26"/>
        </w:rPr>
      </w:pPr>
      <w:r>
        <w:rPr>
          <w:b/>
          <w:bCs/>
          <w:smallCaps/>
          <w:sz w:val="26"/>
          <w:szCs w:val="26"/>
        </w:rPr>
        <w:t xml:space="preserve">                                    </w:t>
      </w:r>
      <w:proofErr w:type="spellStart"/>
      <w:r>
        <w:rPr>
          <w:b/>
          <w:bCs/>
          <w:smallCaps/>
          <w:sz w:val="26"/>
          <w:szCs w:val="26"/>
        </w:rPr>
        <w:t>Basavarajeswari</w:t>
      </w:r>
      <w:proofErr w:type="spellEnd"/>
      <w:r>
        <w:rPr>
          <w:b/>
          <w:bCs/>
          <w:smallCaps/>
          <w:sz w:val="26"/>
          <w:szCs w:val="26"/>
        </w:rPr>
        <w:t xml:space="preserve"> group of institutions</w:t>
      </w:r>
    </w:p>
    <w:p w14:paraId="1C72EBD7" w14:textId="77777777" w:rsidR="00A80864" w:rsidRDefault="00A80864" w:rsidP="00A80864">
      <w:pPr>
        <w:pStyle w:val="Heading2"/>
        <w:spacing w:before="225" w:line="345" w:lineRule="auto"/>
      </w:pPr>
      <w:r>
        <w:rPr>
          <w:color w:val="FF0000"/>
        </w:rPr>
        <w:t>BALLARI INSTITUTE OF TECHNOLOGY &amp; MANAGEMENT</w:t>
      </w:r>
    </w:p>
    <w:p w14:paraId="7FCE5179" w14:textId="77777777" w:rsidR="00A80864" w:rsidRDefault="00A80864" w:rsidP="00A80864">
      <w:pPr>
        <w:spacing w:line="184" w:lineRule="auto"/>
        <w:ind w:left="10" w:right="1084"/>
        <w:jc w:val="center"/>
        <w:rPr>
          <w:sz w:val="16"/>
          <w:szCs w:val="16"/>
        </w:rPr>
      </w:pPr>
      <w:r>
        <w:rPr>
          <w:color w:val="001F5F"/>
          <w:sz w:val="16"/>
          <w:szCs w:val="16"/>
        </w:rPr>
        <w:t>NACC Accredited Institution*</w:t>
      </w:r>
      <w:r>
        <w:rPr>
          <w:noProof/>
          <w:lang w:val="en-US"/>
        </w:rPr>
        <w:drawing>
          <wp:anchor distT="0" distB="0" distL="0" distR="0" simplePos="0" relativeHeight="251658240" behindDoc="0" locked="0" layoutInCell="1" hidden="0" allowOverlap="1" wp14:anchorId="1DC42D61" wp14:editId="0A0D91D2">
            <wp:simplePos x="0" y="0"/>
            <wp:positionH relativeFrom="column">
              <wp:posOffset>4442</wp:posOffset>
            </wp:positionH>
            <wp:positionV relativeFrom="paragraph">
              <wp:posOffset>89400</wp:posOffset>
            </wp:positionV>
            <wp:extent cx="887730" cy="513079"/>
            <wp:effectExtent l="0" t="0" r="0" b="0"/>
            <wp:wrapNone/>
            <wp:docPr id="23"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0" name="image1.jpg" descr="\\Somu\personal\bitm new logo.jpg"/>
                    <pic:cNvPicPr preferRelativeResize="0"/>
                  </pic:nvPicPr>
                  <pic:blipFill>
                    <a:blip r:embed="rId8"/>
                    <a:srcRect/>
                    <a:stretch>
                      <a:fillRect/>
                    </a:stretch>
                  </pic:blipFill>
                  <pic:spPr>
                    <a:xfrm>
                      <a:off x="0" y="0"/>
                      <a:ext cx="887730" cy="513079"/>
                    </a:xfrm>
                    <a:prstGeom prst="rect">
                      <a:avLst/>
                    </a:prstGeom>
                    <a:ln/>
                  </pic:spPr>
                </pic:pic>
              </a:graphicData>
            </a:graphic>
          </wp:anchor>
        </w:drawing>
      </w:r>
    </w:p>
    <w:p w14:paraId="29187BE8" w14:textId="77777777" w:rsidR="00A80864" w:rsidRDefault="00A80864" w:rsidP="00A80864">
      <w:pPr>
        <w:spacing w:before="1"/>
        <w:ind w:left="1225" w:right="2311"/>
        <w:jc w:val="center"/>
        <w:rPr>
          <w:b/>
          <w:bCs/>
          <w:sz w:val="16"/>
          <w:szCs w:val="16"/>
        </w:rPr>
      </w:pPr>
      <w:r>
        <w:rPr>
          <w:b/>
          <w:bCs/>
          <w:color w:val="001F5F"/>
          <w:sz w:val="16"/>
          <w:szCs w:val="16"/>
        </w:rPr>
        <w:t>(Recognized by Govt. of Karnataka, approved by AICTE, New Delhi &amp; Affiliated to Visvesvaraya Technological University, Belagavi)</w:t>
      </w:r>
      <w:r>
        <w:rPr>
          <w:noProof/>
          <w:lang w:val="en-US"/>
        </w:rPr>
        <w:drawing>
          <wp:anchor distT="0" distB="0" distL="0" distR="0" simplePos="0" relativeHeight="251658241" behindDoc="0" locked="0" layoutInCell="1" hidden="0" allowOverlap="1" wp14:anchorId="459FE5E1" wp14:editId="2242B23F">
            <wp:simplePos x="0" y="0"/>
            <wp:positionH relativeFrom="column">
              <wp:posOffset>5572125</wp:posOffset>
            </wp:positionH>
            <wp:positionV relativeFrom="paragraph">
              <wp:posOffset>26122</wp:posOffset>
            </wp:positionV>
            <wp:extent cx="643254" cy="485775"/>
            <wp:effectExtent l="0" t="0" r="0" b="0"/>
            <wp:wrapNone/>
            <wp:docPr id="25" name="image5.jpg" descr="nba"/>
            <wp:cNvGraphicFramePr/>
            <a:graphic xmlns:a="http://schemas.openxmlformats.org/drawingml/2006/main">
              <a:graphicData uri="http://schemas.openxmlformats.org/drawingml/2006/picture">
                <pic:pic xmlns:pic="http://schemas.openxmlformats.org/drawingml/2006/picture">
                  <pic:nvPicPr>
                    <pic:cNvPr id="0" name="image5.jpg" descr="nba"/>
                    <pic:cNvPicPr preferRelativeResize="0"/>
                  </pic:nvPicPr>
                  <pic:blipFill>
                    <a:blip r:embed="rId9"/>
                    <a:srcRect/>
                    <a:stretch>
                      <a:fillRect/>
                    </a:stretch>
                  </pic:blipFill>
                  <pic:spPr>
                    <a:xfrm>
                      <a:off x="0" y="0"/>
                      <a:ext cx="643254" cy="485775"/>
                    </a:xfrm>
                    <a:prstGeom prst="rect">
                      <a:avLst/>
                    </a:prstGeom>
                    <a:ln/>
                  </pic:spPr>
                </pic:pic>
              </a:graphicData>
            </a:graphic>
          </wp:anchor>
        </w:drawing>
      </w:r>
      <w:r>
        <w:rPr>
          <w:noProof/>
          <w:lang w:val="en-US"/>
        </w:rPr>
        <w:drawing>
          <wp:anchor distT="0" distB="0" distL="0" distR="0" simplePos="0" relativeHeight="251658242" behindDoc="0" locked="0" layoutInCell="1" hidden="0" allowOverlap="1" wp14:anchorId="73BCD5A1" wp14:editId="2E5C6AEA">
            <wp:simplePos x="0" y="0"/>
            <wp:positionH relativeFrom="column">
              <wp:posOffset>4867275</wp:posOffset>
            </wp:positionH>
            <wp:positionV relativeFrom="paragraph">
              <wp:posOffset>26122</wp:posOffset>
            </wp:positionV>
            <wp:extent cx="657225" cy="485775"/>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657225" cy="485775"/>
                    </a:xfrm>
                    <a:prstGeom prst="rect">
                      <a:avLst/>
                    </a:prstGeom>
                    <a:ln/>
                  </pic:spPr>
                </pic:pic>
              </a:graphicData>
            </a:graphic>
          </wp:anchor>
        </w:drawing>
      </w:r>
    </w:p>
    <w:p w14:paraId="2B562AF4" w14:textId="5034FEFA" w:rsidR="00A80864" w:rsidRDefault="00A80864" w:rsidP="00A80864">
      <w:pPr>
        <w:ind w:left="1905" w:right="2981"/>
        <w:jc w:val="center"/>
        <w:rPr>
          <w:b/>
          <w:bCs/>
          <w:sz w:val="18"/>
          <w:szCs w:val="18"/>
        </w:rPr>
      </w:pPr>
      <w:r>
        <w:rPr>
          <w:b/>
          <w:bCs/>
          <w:color w:val="001F5F"/>
          <w:sz w:val="18"/>
          <w:szCs w:val="18"/>
        </w:rPr>
        <w:t>"Jnana</w:t>
      </w:r>
      <w:r w:rsidR="005D5255">
        <w:rPr>
          <w:b/>
          <w:bCs/>
          <w:color w:val="001F5F"/>
          <w:sz w:val="18"/>
          <w:szCs w:val="18"/>
        </w:rPr>
        <w:t xml:space="preserve"> </w:t>
      </w:r>
      <w:r>
        <w:rPr>
          <w:b/>
          <w:bCs/>
          <w:color w:val="001F5F"/>
          <w:sz w:val="18"/>
          <w:szCs w:val="18"/>
        </w:rPr>
        <w:t>Gangotri" Campus, No.873/2, Ballari-</w:t>
      </w:r>
      <w:proofErr w:type="spellStart"/>
      <w:r>
        <w:rPr>
          <w:b/>
          <w:bCs/>
          <w:color w:val="001F5F"/>
          <w:sz w:val="18"/>
          <w:szCs w:val="18"/>
        </w:rPr>
        <w:t>Hospet</w:t>
      </w:r>
      <w:proofErr w:type="spellEnd"/>
      <w:r>
        <w:rPr>
          <w:b/>
          <w:bCs/>
          <w:color w:val="001F5F"/>
          <w:sz w:val="18"/>
          <w:szCs w:val="18"/>
        </w:rPr>
        <w:t xml:space="preserve"> Road, </w:t>
      </w:r>
      <w:proofErr w:type="spellStart"/>
      <w:r>
        <w:rPr>
          <w:b/>
          <w:bCs/>
          <w:color w:val="001F5F"/>
          <w:sz w:val="18"/>
          <w:szCs w:val="18"/>
        </w:rPr>
        <w:t>Allipur</w:t>
      </w:r>
      <w:proofErr w:type="spellEnd"/>
      <w:r>
        <w:rPr>
          <w:b/>
          <w:bCs/>
          <w:color w:val="001F5F"/>
          <w:sz w:val="18"/>
          <w:szCs w:val="18"/>
        </w:rPr>
        <w:t>, Ballar1-583 104 (Karnataka) (India)</w:t>
      </w:r>
    </w:p>
    <w:p w14:paraId="23BAAAE9" w14:textId="77777777" w:rsidR="00A80864" w:rsidRDefault="00A80864" w:rsidP="00A80864">
      <w:pPr>
        <w:spacing w:line="206" w:lineRule="auto"/>
        <w:ind w:left="10" w:right="1084"/>
        <w:jc w:val="center"/>
        <w:rPr>
          <w:b/>
          <w:bCs/>
          <w:sz w:val="18"/>
          <w:szCs w:val="18"/>
        </w:rPr>
      </w:pPr>
      <w:r>
        <w:rPr>
          <w:b/>
          <w:bCs/>
          <w:color w:val="001F5F"/>
          <w:sz w:val="18"/>
          <w:szCs w:val="18"/>
        </w:rPr>
        <w:t>Ph: 08392 – 237100 / 237190, Fax: 08392 – 237197</w:t>
      </w:r>
    </w:p>
    <w:p w14:paraId="4B3B5F12" w14:textId="77777777" w:rsidR="00A80864" w:rsidRDefault="00A80864" w:rsidP="00A80864">
      <w:pPr>
        <w:pBdr>
          <w:top w:val="nil"/>
          <w:left w:val="nil"/>
          <w:bottom w:val="nil"/>
          <w:right w:val="nil"/>
          <w:between w:val="nil"/>
        </w:pBdr>
        <w:spacing w:before="184"/>
        <w:rPr>
          <w:b/>
          <w:bCs/>
          <w:color w:val="000000"/>
          <w:sz w:val="18"/>
          <w:szCs w:val="18"/>
        </w:rPr>
      </w:pPr>
    </w:p>
    <w:p w14:paraId="3FBB18BF" w14:textId="77777777" w:rsidR="00A80864" w:rsidRDefault="00A80864" w:rsidP="00A80864">
      <w:pPr>
        <w:pStyle w:val="Heading2"/>
        <w:ind w:right="1439"/>
      </w:pPr>
      <w:r>
        <w:t xml:space="preserve">DEPARTMENT OF </w:t>
      </w:r>
      <w:proofErr w:type="gramStart"/>
      <w:r>
        <w:t>CSE(</w:t>
      </w:r>
      <w:proofErr w:type="gramEnd"/>
      <w:r>
        <w:t>DATA SCIENCE)</w:t>
      </w:r>
    </w:p>
    <w:p w14:paraId="07B11DC0" w14:textId="77777777" w:rsidR="00A80864" w:rsidRDefault="00A80864" w:rsidP="00A80864">
      <w:pPr>
        <w:pStyle w:val="Heading3"/>
        <w:spacing w:before="255"/>
        <w:ind w:left="1234" w:right="2311" w:firstLine="0"/>
        <w:jc w:val="center"/>
      </w:pPr>
      <w:r>
        <w:t>A Mini-Project Report On</w:t>
      </w:r>
    </w:p>
    <w:p w14:paraId="30CEF15E" w14:textId="77777777" w:rsidR="00A80864" w:rsidRPr="003020AC" w:rsidRDefault="00A80864" w:rsidP="00A80864"/>
    <w:p w14:paraId="0E0E79D8" w14:textId="36A8BE6A" w:rsidR="00A80864" w:rsidRDefault="00A80864" w:rsidP="00A80864">
      <w:pPr>
        <w:pBdr>
          <w:top w:val="nil"/>
          <w:left w:val="nil"/>
          <w:bottom w:val="nil"/>
          <w:right w:val="nil"/>
          <w:between w:val="nil"/>
        </w:pBdr>
        <w:spacing w:before="19"/>
        <w:rPr>
          <w:b/>
          <w:bCs/>
          <w:color w:val="FF0000"/>
          <w:sz w:val="32"/>
          <w:szCs w:val="32"/>
        </w:rPr>
      </w:pPr>
      <w:r>
        <w:rPr>
          <w:b/>
          <w:bCs/>
          <w:color w:val="FF0000"/>
          <w:sz w:val="32"/>
          <w:szCs w:val="32"/>
        </w:rPr>
        <w:t xml:space="preserve">             </w:t>
      </w:r>
      <w:r w:rsidR="009E6D5E">
        <w:rPr>
          <w:b/>
          <w:bCs/>
          <w:color w:val="FF0000"/>
          <w:sz w:val="32"/>
          <w:szCs w:val="32"/>
        </w:rPr>
        <w:t xml:space="preserve">                </w:t>
      </w:r>
      <w:r>
        <w:rPr>
          <w:b/>
          <w:bCs/>
          <w:color w:val="FF0000"/>
          <w:sz w:val="32"/>
          <w:szCs w:val="32"/>
        </w:rPr>
        <w:t xml:space="preserve"> “</w:t>
      </w:r>
      <w:r w:rsidR="009E6D5E">
        <w:rPr>
          <w:b/>
          <w:bCs/>
          <w:color w:val="FF0000"/>
          <w:sz w:val="28"/>
          <w:szCs w:val="28"/>
        </w:rPr>
        <w:t>CHOCOLATE</w:t>
      </w:r>
      <w:r w:rsidR="009E6D5E" w:rsidRPr="00140DAB">
        <w:rPr>
          <w:b/>
          <w:bCs/>
          <w:color w:val="FF0000"/>
          <w:sz w:val="28"/>
          <w:szCs w:val="28"/>
        </w:rPr>
        <w:t xml:space="preserve"> </w:t>
      </w:r>
      <w:r w:rsidR="009E6D5E">
        <w:rPr>
          <w:b/>
          <w:bCs/>
          <w:color w:val="FF0000"/>
          <w:sz w:val="28"/>
          <w:szCs w:val="28"/>
        </w:rPr>
        <w:t>SALES</w:t>
      </w:r>
      <w:r w:rsidR="009E6D5E" w:rsidRPr="00140DAB">
        <w:rPr>
          <w:b/>
          <w:bCs/>
          <w:color w:val="FF0000"/>
          <w:sz w:val="28"/>
          <w:szCs w:val="28"/>
        </w:rPr>
        <w:t xml:space="preserve"> </w:t>
      </w:r>
      <w:r w:rsidR="009E6D5E">
        <w:rPr>
          <w:b/>
          <w:bCs/>
          <w:color w:val="FF0000"/>
          <w:sz w:val="28"/>
          <w:szCs w:val="28"/>
        </w:rPr>
        <w:t>ANALYSIS</w:t>
      </w:r>
      <w:r>
        <w:rPr>
          <w:b/>
          <w:bCs/>
          <w:color w:val="FF0000"/>
          <w:sz w:val="32"/>
          <w:szCs w:val="32"/>
        </w:rPr>
        <w:t>”</w:t>
      </w:r>
    </w:p>
    <w:p w14:paraId="5C650D03" w14:textId="77777777" w:rsidR="00A80864" w:rsidRDefault="00A80864" w:rsidP="00A80864">
      <w:pPr>
        <w:pBdr>
          <w:top w:val="nil"/>
          <w:left w:val="nil"/>
          <w:bottom w:val="nil"/>
          <w:right w:val="nil"/>
          <w:between w:val="nil"/>
        </w:pBdr>
        <w:spacing w:before="19"/>
        <w:rPr>
          <w:b/>
          <w:bCs/>
          <w:color w:val="000000"/>
          <w:sz w:val="32"/>
          <w:szCs w:val="32"/>
        </w:rPr>
      </w:pPr>
    </w:p>
    <w:p w14:paraId="2BB1191D" w14:textId="77777777" w:rsidR="00A80864" w:rsidRDefault="00A80864" w:rsidP="00A80864">
      <w:pPr>
        <w:pStyle w:val="Heading3"/>
        <w:ind w:left="2" w:right="1078" w:firstLine="0"/>
        <w:jc w:val="center"/>
      </w:pPr>
      <w:r>
        <w:t>A report submitted in partial fulfillment of the requirements for the</w:t>
      </w:r>
    </w:p>
    <w:p w14:paraId="441D2C07" w14:textId="77777777" w:rsidR="00A80864" w:rsidRDefault="00A80864" w:rsidP="00A80864">
      <w:pPr>
        <w:pBdr>
          <w:top w:val="nil"/>
          <w:left w:val="nil"/>
          <w:bottom w:val="nil"/>
          <w:right w:val="nil"/>
          <w:between w:val="nil"/>
        </w:pBdr>
        <w:spacing w:before="36"/>
        <w:rPr>
          <w:b/>
          <w:bCs/>
          <w:color w:val="000000"/>
          <w:sz w:val="28"/>
          <w:szCs w:val="28"/>
        </w:rPr>
      </w:pPr>
    </w:p>
    <w:p w14:paraId="2E2ECEC1" w14:textId="77777777" w:rsidR="00A80864" w:rsidRDefault="00A80864" w:rsidP="00A80864">
      <w:pPr>
        <w:ind w:left="1421"/>
        <w:rPr>
          <w:b/>
          <w:bCs/>
          <w:sz w:val="32"/>
          <w:szCs w:val="32"/>
        </w:rPr>
      </w:pPr>
      <w:r>
        <w:rPr>
          <w:b/>
          <w:bCs/>
          <w:color w:val="4F81BC"/>
          <w:sz w:val="32"/>
          <w:szCs w:val="32"/>
        </w:rPr>
        <w:t>DATA VISUALIZATION WITH POWER BI</w:t>
      </w:r>
    </w:p>
    <w:p w14:paraId="54BE7D28" w14:textId="77777777" w:rsidR="00A80864" w:rsidRDefault="00A80864" w:rsidP="00A80864">
      <w:pPr>
        <w:pBdr>
          <w:top w:val="nil"/>
          <w:left w:val="nil"/>
          <w:bottom w:val="nil"/>
          <w:right w:val="nil"/>
          <w:between w:val="nil"/>
        </w:pBdr>
        <w:spacing w:before="15"/>
        <w:rPr>
          <w:b/>
          <w:bCs/>
          <w:color w:val="000000"/>
          <w:sz w:val="32"/>
          <w:szCs w:val="32"/>
        </w:rPr>
      </w:pPr>
    </w:p>
    <w:p w14:paraId="2AD44678" w14:textId="77777777" w:rsidR="00A80864" w:rsidRDefault="00A80864" w:rsidP="00A80864">
      <w:pPr>
        <w:ind w:left="1231" w:right="2311"/>
        <w:jc w:val="center"/>
        <w:rPr>
          <w:b/>
          <w:bCs/>
          <w:sz w:val="32"/>
          <w:szCs w:val="32"/>
        </w:rPr>
      </w:pPr>
      <w:r>
        <w:rPr>
          <w:b/>
          <w:bCs/>
          <w:sz w:val="32"/>
          <w:szCs w:val="32"/>
          <w:u w:val="single"/>
        </w:rPr>
        <w:t>Submitted By</w:t>
      </w:r>
    </w:p>
    <w:p w14:paraId="2CA02264" w14:textId="77777777" w:rsidR="00A80864" w:rsidRDefault="00A80864" w:rsidP="00A80864">
      <w:pPr>
        <w:pBdr>
          <w:top w:val="nil"/>
          <w:left w:val="nil"/>
          <w:bottom w:val="nil"/>
          <w:right w:val="nil"/>
          <w:between w:val="nil"/>
        </w:pBdr>
        <w:spacing w:before="108"/>
        <w:rPr>
          <w:b/>
          <w:bCs/>
          <w:color w:val="000000"/>
          <w:sz w:val="24"/>
          <w:szCs w:val="24"/>
        </w:rPr>
      </w:pPr>
    </w:p>
    <w:p w14:paraId="16542408" w14:textId="3CEDC30A" w:rsidR="00A80864" w:rsidRDefault="00A80864" w:rsidP="00A80864">
      <w:pPr>
        <w:tabs>
          <w:tab w:val="left" w:pos="5521"/>
        </w:tabs>
        <w:ind w:left="907"/>
        <w:jc w:val="both"/>
        <w:rPr>
          <w:b/>
          <w:bCs/>
          <w:sz w:val="24"/>
          <w:szCs w:val="24"/>
        </w:rPr>
      </w:pPr>
      <w:r>
        <w:rPr>
          <w:b/>
          <w:bCs/>
          <w:color w:val="00AF50"/>
          <w:sz w:val="24"/>
          <w:szCs w:val="24"/>
        </w:rPr>
        <w:t xml:space="preserve">       </w:t>
      </w:r>
      <w:r w:rsidR="00FE7BE0">
        <w:rPr>
          <w:b/>
          <w:bCs/>
          <w:color w:val="00AF50"/>
          <w:sz w:val="24"/>
          <w:szCs w:val="24"/>
        </w:rPr>
        <w:t xml:space="preserve">Praveen </w:t>
      </w:r>
      <w:r w:rsidR="00D87902">
        <w:rPr>
          <w:b/>
          <w:bCs/>
          <w:color w:val="00AF50"/>
          <w:sz w:val="24"/>
          <w:szCs w:val="24"/>
        </w:rPr>
        <w:t>K</w:t>
      </w:r>
      <w:r w:rsidR="00FE7BE0">
        <w:rPr>
          <w:b/>
          <w:bCs/>
          <w:color w:val="00AF50"/>
          <w:sz w:val="24"/>
          <w:szCs w:val="24"/>
        </w:rPr>
        <w:t>umar</w:t>
      </w:r>
      <w:r>
        <w:rPr>
          <w:b/>
          <w:bCs/>
          <w:color w:val="00AF50"/>
          <w:sz w:val="24"/>
          <w:szCs w:val="24"/>
        </w:rPr>
        <w:tab/>
        <w:t>USN: 3BR23CD0</w:t>
      </w:r>
      <w:r w:rsidR="00FE7BE0">
        <w:rPr>
          <w:b/>
          <w:bCs/>
          <w:color w:val="00AF50"/>
          <w:sz w:val="24"/>
          <w:szCs w:val="24"/>
        </w:rPr>
        <w:t>68</w:t>
      </w:r>
    </w:p>
    <w:p w14:paraId="34F7083F" w14:textId="77777777" w:rsidR="00A80864" w:rsidRDefault="00A80864" w:rsidP="00A80864">
      <w:pPr>
        <w:pBdr>
          <w:top w:val="nil"/>
          <w:left w:val="nil"/>
          <w:bottom w:val="nil"/>
          <w:right w:val="nil"/>
          <w:between w:val="nil"/>
        </w:pBdr>
        <w:spacing w:before="5"/>
        <w:rPr>
          <w:b/>
          <w:bCs/>
          <w:color w:val="000000"/>
          <w:sz w:val="24"/>
          <w:szCs w:val="24"/>
        </w:rPr>
      </w:pPr>
    </w:p>
    <w:p w14:paraId="04041B5A" w14:textId="322A31E2" w:rsidR="00A80864" w:rsidRDefault="00A80864" w:rsidP="00A80864">
      <w:pPr>
        <w:ind w:left="2887" w:right="3974"/>
        <w:jc w:val="center"/>
        <w:rPr>
          <w:b/>
          <w:bCs/>
          <w:sz w:val="28"/>
          <w:szCs w:val="28"/>
        </w:rPr>
      </w:pPr>
      <w:r>
        <w:rPr>
          <w:b/>
          <w:bCs/>
          <w:sz w:val="28"/>
          <w:szCs w:val="28"/>
          <w:u w:val="single"/>
        </w:rPr>
        <w:t>Under the Guidance of</w:t>
      </w:r>
      <w:r>
        <w:rPr>
          <w:b/>
          <w:bCs/>
          <w:sz w:val="28"/>
          <w:szCs w:val="28"/>
        </w:rPr>
        <w:t xml:space="preserve"> </w:t>
      </w:r>
      <w:proofErr w:type="spellStart"/>
      <w:proofErr w:type="gramStart"/>
      <w:r>
        <w:rPr>
          <w:b/>
          <w:bCs/>
          <w:color w:val="234060"/>
          <w:sz w:val="28"/>
          <w:szCs w:val="28"/>
        </w:rPr>
        <w:t>Mr.Sundeep</w:t>
      </w:r>
      <w:proofErr w:type="spellEnd"/>
      <w:proofErr w:type="gramEnd"/>
      <w:r>
        <w:rPr>
          <w:b/>
          <w:bCs/>
          <w:color w:val="234060"/>
          <w:sz w:val="28"/>
          <w:szCs w:val="28"/>
        </w:rPr>
        <w:t xml:space="preserve"> </w:t>
      </w:r>
      <w:r w:rsidR="00A132C7">
        <w:rPr>
          <w:b/>
          <w:bCs/>
          <w:color w:val="234060"/>
          <w:sz w:val="28"/>
          <w:szCs w:val="28"/>
        </w:rPr>
        <w:t xml:space="preserve"> </w:t>
      </w:r>
      <w:proofErr w:type="spellStart"/>
      <w:r>
        <w:rPr>
          <w:b/>
          <w:bCs/>
          <w:color w:val="234060"/>
          <w:sz w:val="28"/>
          <w:szCs w:val="28"/>
        </w:rPr>
        <w:t>Sindhanoor</w:t>
      </w:r>
      <w:proofErr w:type="spellEnd"/>
    </w:p>
    <w:p w14:paraId="2C9A0398" w14:textId="77777777" w:rsidR="00A80864" w:rsidRDefault="00A80864" w:rsidP="00A80864">
      <w:pPr>
        <w:ind w:left="2887" w:right="3974"/>
        <w:jc w:val="center"/>
        <w:rPr>
          <w:rFonts w:ascii="Calibri" w:eastAsia="Calibri" w:hAnsi="Calibri" w:cs="Calibri"/>
          <w:b/>
          <w:bCs/>
          <w:sz w:val="28"/>
          <w:szCs w:val="28"/>
        </w:rPr>
      </w:pPr>
      <w:r>
        <w:rPr>
          <w:rFonts w:ascii="Calibri" w:eastAsia="Calibri" w:hAnsi="Calibri" w:cs="Calibri"/>
          <w:b/>
          <w:bCs/>
          <w:color w:val="1F467A"/>
          <w:sz w:val="28"/>
          <w:szCs w:val="28"/>
        </w:rPr>
        <w:t>Asst. Professor</w:t>
      </w:r>
    </w:p>
    <w:p w14:paraId="2B88A507" w14:textId="77777777" w:rsidR="00A80864" w:rsidRDefault="00A80864" w:rsidP="00A80864">
      <w:pPr>
        <w:spacing w:before="170"/>
        <w:ind w:right="796"/>
        <w:jc w:val="center"/>
        <w:rPr>
          <w:b/>
          <w:bCs/>
          <w:sz w:val="28"/>
          <w:szCs w:val="28"/>
        </w:rPr>
      </w:pPr>
      <w:r>
        <w:rPr>
          <w:b/>
          <w:bCs/>
          <w:color w:val="1F487C"/>
          <w:sz w:val="28"/>
          <w:szCs w:val="28"/>
        </w:rPr>
        <w:t xml:space="preserve">Dept of </w:t>
      </w:r>
      <w:r>
        <w:rPr>
          <w:b/>
          <w:bCs/>
          <w:color w:val="234060"/>
          <w:sz w:val="28"/>
          <w:szCs w:val="28"/>
        </w:rPr>
        <w:t>CSE (DATA SCIENCE),</w:t>
      </w:r>
    </w:p>
    <w:p w14:paraId="342FC9F9" w14:textId="77777777" w:rsidR="00A80864" w:rsidRDefault="00A80864" w:rsidP="00A80864">
      <w:pPr>
        <w:ind w:left="1306" w:right="2311"/>
        <w:jc w:val="center"/>
        <w:rPr>
          <w:b/>
          <w:bCs/>
          <w:sz w:val="28"/>
          <w:szCs w:val="28"/>
        </w:rPr>
      </w:pPr>
      <w:r>
        <w:rPr>
          <w:b/>
          <w:bCs/>
          <w:color w:val="1F487C"/>
          <w:sz w:val="28"/>
          <w:szCs w:val="28"/>
        </w:rPr>
        <w:t>BITM, Ballari</w:t>
      </w:r>
    </w:p>
    <w:p w14:paraId="2864136D" w14:textId="77777777" w:rsidR="00A80864" w:rsidRDefault="00A80864" w:rsidP="00A80864">
      <w:pPr>
        <w:pBdr>
          <w:top w:val="nil"/>
          <w:left w:val="nil"/>
          <w:bottom w:val="nil"/>
          <w:right w:val="nil"/>
          <w:between w:val="nil"/>
        </w:pBdr>
        <w:rPr>
          <w:b/>
          <w:bCs/>
          <w:color w:val="000000"/>
          <w:sz w:val="20"/>
          <w:szCs w:val="20"/>
        </w:rPr>
      </w:pPr>
    </w:p>
    <w:p w14:paraId="2249F864" w14:textId="77777777" w:rsidR="00A80864" w:rsidRDefault="00A80864" w:rsidP="00A80864">
      <w:pPr>
        <w:pBdr>
          <w:top w:val="nil"/>
          <w:left w:val="nil"/>
          <w:bottom w:val="nil"/>
          <w:right w:val="nil"/>
          <w:between w:val="nil"/>
        </w:pBdr>
        <w:spacing w:before="83"/>
        <w:rPr>
          <w:b/>
          <w:bCs/>
          <w:color w:val="000000"/>
          <w:sz w:val="20"/>
          <w:szCs w:val="20"/>
        </w:rPr>
      </w:pPr>
      <w:r>
        <w:rPr>
          <w:noProof/>
          <w:lang w:val="en-US"/>
        </w:rPr>
        <w:drawing>
          <wp:anchor distT="0" distB="0" distL="0" distR="0" simplePos="0" relativeHeight="251658243" behindDoc="0" locked="0" layoutInCell="1" hidden="0" allowOverlap="1" wp14:anchorId="2A7E5C5D" wp14:editId="4CAA2EF5">
            <wp:simplePos x="0" y="0"/>
            <wp:positionH relativeFrom="column">
              <wp:posOffset>2390775</wp:posOffset>
            </wp:positionH>
            <wp:positionV relativeFrom="paragraph">
              <wp:posOffset>214018</wp:posOffset>
            </wp:positionV>
            <wp:extent cx="1061752" cy="813054"/>
            <wp:effectExtent l="0" t="0" r="0" b="0"/>
            <wp:wrapTopAndBottom distT="0" distB="0"/>
            <wp:docPr id="20" name="image3.jpg" descr="G:\Users\SanDesh\Desktop\vtu-logo.jpg"/>
            <wp:cNvGraphicFramePr/>
            <a:graphic xmlns:a="http://schemas.openxmlformats.org/drawingml/2006/main">
              <a:graphicData uri="http://schemas.openxmlformats.org/drawingml/2006/picture">
                <pic:pic xmlns:pic="http://schemas.openxmlformats.org/drawingml/2006/picture">
                  <pic:nvPicPr>
                    <pic:cNvPr id="0" name="image3.jpg" descr="G:\Users\SanDesh\Desktop\vtu-logo.jpg"/>
                    <pic:cNvPicPr preferRelativeResize="0"/>
                  </pic:nvPicPr>
                  <pic:blipFill>
                    <a:blip r:embed="rId11"/>
                    <a:srcRect/>
                    <a:stretch>
                      <a:fillRect/>
                    </a:stretch>
                  </pic:blipFill>
                  <pic:spPr>
                    <a:xfrm>
                      <a:off x="0" y="0"/>
                      <a:ext cx="1061752" cy="813054"/>
                    </a:xfrm>
                    <a:prstGeom prst="rect">
                      <a:avLst/>
                    </a:prstGeom>
                    <a:ln/>
                  </pic:spPr>
                </pic:pic>
              </a:graphicData>
            </a:graphic>
          </wp:anchor>
        </w:drawing>
      </w:r>
    </w:p>
    <w:p w14:paraId="0ACAEC39" w14:textId="77777777" w:rsidR="00A80864" w:rsidRDefault="00A80864" w:rsidP="00A80864">
      <w:pPr>
        <w:pStyle w:val="Title"/>
      </w:pPr>
      <w:hyperlink r:id="rId12">
        <w:r>
          <w:rPr>
            <w:color w:val="0000CC"/>
          </w:rPr>
          <w:t>Visvesvaraya Technological University</w:t>
        </w:r>
      </w:hyperlink>
    </w:p>
    <w:p w14:paraId="25D4FCA8" w14:textId="77777777" w:rsidR="00A80864" w:rsidRDefault="00A80864" w:rsidP="00A80864">
      <w:pPr>
        <w:pStyle w:val="Heading3"/>
        <w:spacing w:before="7"/>
        <w:ind w:left="1234" w:right="2311" w:firstLine="0"/>
        <w:jc w:val="center"/>
        <w:sectPr w:rsidR="00A80864" w:rsidSect="00A80864">
          <w:headerReference w:type="default" r:id="rId13"/>
          <w:footerReference w:type="default" r:id="rId14"/>
          <w:pgSz w:w="12240" w:h="15840"/>
          <w:pgMar w:top="1020" w:right="360" w:bottom="280" w:left="1800" w:header="360" w:footer="360" w:gutter="0"/>
          <w:pgNumType w:start="1"/>
          <w:cols w:space="720"/>
        </w:sectPr>
      </w:pPr>
      <w:r>
        <w:t>Belagavi, Karnataka 2025-2026</w:t>
      </w:r>
    </w:p>
    <w:p w14:paraId="76ED8A7A" w14:textId="77777777" w:rsidR="00A80864" w:rsidRDefault="00A80864" w:rsidP="00A80864">
      <w:pPr>
        <w:spacing w:before="71"/>
        <w:ind w:left="1225" w:right="2665"/>
        <w:jc w:val="center"/>
        <w:rPr>
          <w:b/>
          <w:bCs/>
          <w:sz w:val="20"/>
          <w:szCs w:val="20"/>
        </w:rPr>
      </w:pPr>
      <w:r>
        <w:rPr>
          <w:b/>
          <w:bCs/>
          <w:sz w:val="20"/>
          <w:szCs w:val="20"/>
        </w:rPr>
        <w:lastRenderedPageBreak/>
        <w:t>BASAVARAJESWARI GROUP OF INSTITUTIONS</w:t>
      </w:r>
    </w:p>
    <w:p w14:paraId="11E6552C" w14:textId="77777777" w:rsidR="00A80864" w:rsidRDefault="00A80864" w:rsidP="00A80864">
      <w:pPr>
        <w:pStyle w:val="Heading2"/>
        <w:spacing w:before="226" w:line="344" w:lineRule="auto"/>
      </w:pPr>
      <w:r>
        <w:rPr>
          <w:color w:val="FF0000"/>
        </w:rPr>
        <w:t>BALLARI INSTITUTE OF TECHNOLOGY &amp; MANAGEMENT</w:t>
      </w:r>
    </w:p>
    <w:p w14:paraId="4C5E2D5C" w14:textId="77777777" w:rsidR="00A80864" w:rsidRDefault="00A80864" w:rsidP="00A80864">
      <w:pPr>
        <w:spacing w:line="252" w:lineRule="auto"/>
        <w:ind w:left="1234" w:right="2311"/>
        <w:jc w:val="center"/>
      </w:pPr>
      <w:r>
        <w:rPr>
          <w:color w:val="001F5F"/>
        </w:rPr>
        <w:t>NACC Accredited Institution*</w:t>
      </w:r>
    </w:p>
    <w:p w14:paraId="53FEFAFC" w14:textId="77777777" w:rsidR="00A80864" w:rsidRDefault="00A80864" w:rsidP="00A80864">
      <w:pPr>
        <w:ind w:left="4" w:right="1078"/>
        <w:jc w:val="center"/>
        <w:rPr>
          <w:b/>
          <w:bCs/>
        </w:rPr>
      </w:pPr>
      <w:r>
        <w:rPr>
          <w:b/>
          <w:bCs/>
          <w:color w:val="001F5F"/>
        </w:rPr>
        <w:t>(Recognized by Govt. of Karnataka, approved by AICTE, New Delhi &amp; Affiliated to Visvesvaraya Technological University, Belagavi)</w:t>
      </w:r>
    </w:p>
    <w:p w14:paraId="77EF8A35" w14:textId="1C26A38D" w:rsidR="00A80864" w:rsidRDefault="00A80864" w:rsidP="00A80864">
      <w:pPr>
        <w:spacing w:before="1"/>
        <w:ind w:left="1039" w:right="2114"/>
        <w:jc w:val="center"/>
        <w:rPr>
          <w:b/>
          <w:bCs/>
          <w:sz w:val="24"/>
          <w:szCs w:val="24"/>
        </w:rPr>
      </w:pPr>
      <w:r>
        <w:rPr>
          <w:b/>
          <w:bCs/>
          <w:color w:val="001F5F"/>
          <w:sz w:val="24"/>
          <w:szCs w:val="24"/>
        </w:rPr>
        <w:t>"Jnana</w:t>
      </w:r>
      <w:r w:rsidR="00DC7B46">
        <w:rPr>
          <w:b/>
          <w:bCs/>
          <w:color w:val="001F5F"/>
          <w:sz w:val="24"/>
          <w:szCs w:val="24"/>
        </w:rPr>
        <w:t xml:space="preserve"> </w:t>
      </w:r>
      <w:r>
        <w:rPr>
          <w:b/>
          <w:bCs/>
          <w:color w:val="001F5F"/>
          <w:sz w:val="24"/>
          <w:szCs w:val="24"/>
        </w:rPr>
        <w:t>Gangotri" Campus, No.873/2, Ballari-</w:t>
      </w:r>
      <w:r w:rsidR="00E6268C">
        <w:rPr>
          <w:b/>
          <w:bCs/>
          <w:color w:val="001F5F"/>
          <w:sz w:val="24"/>
          <w:szCs w:val="24"/>
        </w:rPr>
        <w:t xml:space="preserve"> </w:t>
      </w:r>
      <w:proofErr w:type="spellStart"/>
      <w:proofErr w:type="gramStart"/>
      <w:r>
        <w:rPr>
          <w:b/>
          <w:bCs/>
          <w:color w:val="001F5F"/>
          <w:sz w:val="24"/>
          <w:szCs w:val="24"/>
        </w:rPr>
        <w:t>Hospe</w:t>
      </w:r>
      <w:r w:rsidR="00E6268C">
        <w:rPr>
          <w:b/>
          <w:bCs/>
          <w:color w:val="001F5F"/>
          <w:sz w:val="24"/>
          <w:szCs w:val="24"/>
        </w:rPr>
        <w:t>t</w:t>
      </w:r>
      <w:proofErr w:type="spellEnd"/>
      <w:r w:rsidR="00E6268C">
        <w:rPr>
          <w:b/>
          <w:bCs/>
          <w:color w:val="001F5F"/>
          <w:sz w:val="24"/>
          <w:szCs w:val="24"/>
        </w:rPr>
        <w:t xml:space="preserve"> </w:t>
      </w:r>
      <w:r>
        <w:rPr>
          <w:b/>
          <w:bCs/>
          <w:color w:val="001F5F"/>
          <w:sz w:val="24"/>
          <w:szCs w:val="24"/>
        </w:rPr>
        <w:t xml:space="preserve"> Road,</w:t>
      </w:r>
      <w:r w:rsidR="005D5255">
        <w:rPr>
          <w:b/>
          <w:bCs/>
          <w:color w:val="001F5F"/>
          <w:sz w:val="24"/>
          <w:szCs w:val="24"/>
        </w:rPr>
        <w:t xml:space="preserve">  </w:t>
      </w:r>
      <w:proofErr w:type="spellStart"/>
      <w:r>
        <w:rPr>
          <w:b/>
          <w:bCs/>
          <w:color w:val="001F5F"/>
          <w:sz w:val="24"/>
          <w:szCs w:val="24"/>
        </w:rPr>
        <w:t>Allipur</w:t>
      </w:r>
      <w:proofErr w:type="spellEnd"/>
      <w:proofErr w:type="gramEnd"/>
      <w:r w:rsidR="00D675DF">
        <w:rPr>
          <w:b/>
          <w:bCs/>
          <w:color w:val="001F5F"/>
          <w:sz w:val="24"/>
          <w:szCs w:val="24"/>
        </w:rPr>
        <w:t xml:space="preserve"> </w:t>
      </w:r>
      <w:r>
        <w:rPr>
          <w:b/>
          <w:bCs/>
          <w:color w:val="001F5F"/>
          <w:sz w:val="24"/>
          <w:szCs w:val="24"/>
        </w:rPr>
        <w:t>, Ballari-583 104 (Karnataka) (India)</w:t>
      </w:r>
    </w:p>
    <w:p w14:paraId="3B960C57" w14:textId="77777777" w:rsidR="00A80864" w:rsidRDefault="00A80864" w:rsidP="00A80864">
      <w:pPr>
        <w:ind w:left="1235" w:right="2311"/>
        <w:jc w:val="center"/>
        <w:rPr>
          <w:b/>
          <w:bCs/>
          <w:sz w:val="24"/>
          <w:szCs w:val="24"/>
        </w:rPr>
      </w:pPr>
      <w:r>
        <w:rPr>
          <w:b/>
          <w:bCs/>
          <w:color w:val="001F5F"/>
          <w:sz w:val="24"/>
          <w:szCs w:val="24"/>
        </w:rPr>
        <w:t>Ph: 08392 – 237100 / 237190, Fax: 08392 – 237197</w:t>
      </w:r>
    </w:p>
    <w:p w14:paraId="06642D77" w14:textId="77777777" w:rsidR="00A80864" w:rsidRDefault="00A80864" w:rsidP="00A80864">
      <w:pPr>
        <w:pBdr>
          <w:top w:val="nil"/>
          <w:left w:val="nil"/>
          <w:bottom w:val="nil"/>
          <w:right w:val="nil"/>
          <w:between w:val="nil"/>
        </w:pBdr>
        <w:rPr>
          <w:b/>
          <w:bCs/>
          <w:color w:val="000000"/>
          <w:sz w:val="12"/>
          <w:szCs w:val="12"/>
        </w:rPr>
      </w:pPr>
      <w:r>
        <w:rPr>
          <w:noProof/>
          <w:lang w:val="en-US"/>
        </w:rPr>
        <w:drawing>
          <wp:anchor distT="0" distB="0" distL="0" distR="0" simplePos="0" relativeHeight="251658244" behindDoc="0" locked="0" layoutInCell="1" hidden="0" allowOverlap="1" wp14:anchorId="37D8384F" wp14:editId="7CF4F73A">
            <wp:simplePos x="0" y="0"/>
            <wp:positionH relativeFrom="column">
              <wp:posOffset>33018</wp:posOffset>
            </wp:positionH>
            <wp:positionV relativeFrom="paragraph">
              <wp:posOffset>106906</wp:posOffset>
            </wp:positionV>
            <wp:extent cx="885972" cy="512064"/>
            <wp:effectExtent l="0" t="0" r="0" b="0"/>
            <wp:wrapTopAndBottom distT="0" distB="0"/>
            <wp:docPr id="19"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0" name="image1.jpg" descr="\\Somu\personal\bitm new logo.jpg"/>
                    <pic:cNvPicPr preferRelativeResize="0"/>
                  </pic:nvPicPr>
                  <pic:blipFill>
                    <a:blip r:embed="rId8"/>
                    <a:srcRect/>
                    <a:stretch>
                      <a:fillRect/>
                    </a:stretch>
                  </pic:blipFill>
                  <pic:spPr>
                    <a:xfrm>
                      <a:off x="0" y="0"/>
                      <a:ext cx="885972" cy="512064"/>
                    </a:xfrm>
                    <a:prstGeom prst="rect">
                      <a:avLst/>
                    </a:prstGeom>
                    <a:ln/>
                  </pic:spPr>
                </pic:pic>
              </a:graphicData>
            </a:graphic>
          </wp:anchor>
        </w:drawing>
      </w:r>
      <w:r>
        <w:rPr>
          <w:noProof/>
          <w:lang w:val="en-US"/>
        </w:rPr>
        <w:drawing>
          <wp:anchor distT="0" distB="0" distL="0" distR="0" simplePos="0" relativeHeight="251658245" behindDoc="0" locked="0" layoutInCell="1" hidden="0" allowOverlap="1" wp14:anchorId="5CBD65AD" wp14:editId="68F2968E">
            <wp:simplePos x="0" y="0"/>
            <wp:positionH relativeFrom="column">
              <wp:posOffset>2190750</wp:posOffset>
            </wp:positionH>
            <wp:positionV relativeFrom="paragraph">
              <wp:posOffset>103094</wp:posOffset>
            </wp:positionV>
            <wp:extent cx="751493" cy="568356"/>
            <wp:effectExtent l="0" t="0" r="0" b="0"/>
            <wp:wrapTopAndBottom distT="0" distB="0"/>
            <wp:docPr id="22" name="image5.jpg" descr="nba"/>
            <wp:cNvGraphicFramePr/>
            <a:graphic xmlns:a="http://schemas.openxmlformats.org/drawingml/2006/main">
              <a:graphicData uri="http://schemas.openxmlformats.org/drawingml/2006/picture">
                <pic:pic xmlns:pic="http://schemas.openxmlformats.org/drawingml/2006/picture">
                  <pic:nvPicPr>
                    <pic:cNvPr id="0" name="image5.jpg" descr="nba"/>
                    <pic:cNvPicPr preferRelativeResize="0"/>
                  </pic:nvPicPr>
                  <pic:blipFill>
                    <a:blip r:embed="rId9"/>
                    <a:srcRect/>
                    <a:stretch>
                      <a:fillRect/>
                    </a:stretch>
                  </pic:blipFill>
                  <pic:spPr>
                    <a:xfrm>
                      <a:off x="0" y="0"/>
                      <a:ext cx="751493" cy="568356"/>
                    </a:xfrm>
                    <a:prstGeom prst="rect">
                      <a:avLst/>
                    </a:prstGeom>
                    <a:ln/>
                  </pic:spPr>
                </pic:pic>
              </a:graphicData>
            </a:graphic>
          </wp:anchor>
        </w:drawing>
      </w:r>
      <w:r>
        <w:rPr>
          <w:noProof/>
          <w:lang w:val="en-US"/>
        </w:rPr>
        <w:drawing>
          <wp:anchor distT="0" distB="0" distL="0" distR="0" simplePos="0" relativeHeight="251658246" behindDoc="0" locked="0" layoutInCell="1" hidden="0" allowOverlap="1" wp14:anchorId="3D86B754" wp14:editId="7433E103">
            <wp:simplePos x="0" y="0"/>
            <wp:positionH relativeFrom="column">
              <wp:posOffset>4781550</wp:posOffset>
            </wp:positionH>
            <wp:positionV relativeFrom="paragraph">
              <wp:posOffset>131036</wp:posOffset>
            </wp:positionV>
            <wp:extent cx="654019" cy="552069"/>
            <wp:effectExtent l="0" t="0" r="0" b="0"/>
            <wp:wrapTopAndBottom distT="0" distB="0"/>
            <wp:docPr id="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654019" cy="552069"/>
                    </a:xfrm>
                    <a:prstGeom prst="rect">
                      <a:avLst/>
                    </a:prstGeom>
                    <a:ln/>
                  </pic:spPr>
                </pic:pic>
              </a:graphicData>
            </a:graphic>
          </wp:anchor>
        </w:drawing>
      </w:r>
    </w:p>
    <w:p w14:paraId="4C30E920" w14:textId="77777777" w:rsidR="00A80864" w:rsidRDefault="00A80864" w:rsidP="00A80864">
      <w:pPr>
        <w:pBdr>
          <w:top w:val="nil"/>
          <w:left w:val="nil"/>
          <w:bottom w:val="nil"/>
          <w:right w:val="nil"/>
          <w:between w:val="nil"/>
        </w:pBdr>
        <w:spacing w:before="167"/>
        <w:rPr>
          <w:b/>
          <w:bCs/>
          <w:color w:val="000000"/>
          <w:sz w:val="24"/>
          <w:szCs w:val="24"/>
        </w:rPr>
      </w:pPr>
    </w:p>
    <w:p w14:paraId="0B6C41A0" w14:textId="77777777" w:rsidR="00A80864" w:rsidRDefault="00A80864" w:rsidP="00A80864">
      <w:pPr>
        <w:pStyle w:val="Heading2"/>
        <w:ind w:left="1225" w:right="2665"/>
      </w:pPr>
      <w:r>
        <w:t>DEPARTMENT OF CSE (DATA SCIENCE)</w:t>
      </w:r>
    </w:p>
    <w:p w14:paraId="531E5829" w14:textId="77777777" w:rsidR="00A80864" w:rsidRDefault="00A80864" w:rsidP="00A80864">
      <w:pPr>
        <w:pBdr>
          <w:top w:val="nil"/>
          <w:left w:val="nil"/>
          <w:bottom w:val="nil"/>
          <w:right w:val="nil"/>
          <w:between w:val="nil"/>
        </w:pBdr>
        <w:spacing w:before="132"/>
        <w:rPr>
          <w:b/>
          <w:bCs/>
          <w:color w:val="000000"/>
          <w:sz w:val="20"/>
          <w:szCs w:val="20"/>
        </w:rPr>
      </w:pPr>
      <w:r>
        <w:rPr>
          <w:noProof/>
          <w:lang w:val="en-US"/>
        </w:rPr>
        <mc:AlternateContent>
          <mc:Choice Requires="wps">
            <w:drawing>
              <wp:anchor distT="0" distB="0" distL="0" distR="0" simplePos="0" relativeHeight="251658247" behindDoc="0" locked="0" layoutInCell="1" hidden="0" allowOverlap="1" wp14:anchorId="054C2595" wp14:editId="554A7169">
                <wp:simplePos x="0" y="0"/>
                <wp:positionH relativeFrom="column">
                  <wp:posOffset>1830577</wp:posOffset>
                </wp:positionH>
                <wp:positionV relativeFrom="paragraph">
                  <wp:posOffset>239048</wp:posOffset>
                </wp:positionV>
                <wp:extent cx="2054225" cy="360680"/>
                <wp:effectExtent l="0" t="0" r="0" b="0"/>
                <wp:wrapTopAndBottom distT="0" distB="0"/>
                <wp:docPr id="8" name="Rectangle 8"/>
                <wp:cNvGraphicFramePr/>
                <a:graphic xmlns:a="http://schemas.openxmlformats.org/drawingml/2006/main">
                  <a:graphicData uri="http://schemas.microsoft.com/office/word/2010/wordprocessingShape">
                    <wps:wsp>
                      <wps:cNvSpPr/>
                      <wps:spPr>
                        <a:xfrm>
                          <a:off x="4328413" y="3609185"/>
                          <a:ext cx="2035175" cy="341630"/>
                        </a:xfrm>
                        <a:prstGeom prst="rect">
                          <a:avLst/>
                        </a:prstGeom>
                        <a:noFill/>
                        <a:ln w="9525" cap="flat" cmpd="sng">
                          <a:solidFill>
                            <a:srgbClr val="000000"/>
                          </a:solidFill>
                          <a:prstDash val="solid"/>
                          <a:round/>
                          <a:headEnd type="none" w="sm" len="sm"/>
                          <a:tailEnd type="none" w="sm" len="sm"/>
                        </a:ln>
                      </wps:spPr>
                      <wps:txbx>
                        <w:txbxContent>
                          <w:p w14:paraId="2C6C07AC" w14:textId="77777777" w:rsidR="00A80864" w:rsidRDefault="00A80864" w:rsidP="00A80864">
                            <w:pPr>
                              <w:spacing w:line="528" w:lineRule="auto"/>
                              <w:ind w:right="-15"/>
                              <w:textDirection w:val="btLr"/>
                            </w:pPr>
                            <w:r>
                              <w:rPr>
                                <w:b/>
                                <w:color w:val="E26C09"/>
                                <w:sz w:val="46"/>
                              </w:rPr>
                              <w:t>CERTIFICATE</w:t>
                            </w:r>
                          </w:p>
                        </w:txbxContent>
                      </wps:txbx>
                      <wps:bodyPr spcFirstLastPara="1" wrap="square" lIns="0" tIns="0" rIns="0" bIns="0" anchor="t" anchorCtr="0">
                        <a:noAutofit/>
                      </wps:bodyPr>
                    </wps:wsp>
                  </a:graphicData>
                </a:graphic>
              </wp:anchor>
            </w:drawing>
          </mc:Choice>
          <mc:Fallback>
            <w:pict>
              <v:rect w14:anchorId="054C2595" id="Rectangle 8" o:spid="_x0000_s1026" style="position:absolute;margin-left:144.15pt;margin-top:18.8pt;width:161.75pt;height:28.4pt;z-index:25165824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" filled="f">
                <v:stroke startarrowwidth="narrow" startarrowlength="short" endarrowwidth="narrow" endarrowlength="short" joinstyle="round"/>
                <v:textbox inset="0,0,0,0">
                  <w:txbxContent>
                    <w:p w14:paraId="2C6C07AC" w14:textId="77777777" w:rsidR="00A80864" w:rsidRDefault="00A80864" w:rsidP="00A80864">
                      <w:pPr>
                        <w:spacing w:line="528" w:lineRule="auto"/>
                        <w:ind w:right="-15"/>
                        <w:textDirection w:val="btLr"/>
                      </w:pPr>
                      <w:r>
                        <w:rPr>
                          <w:b/>
                          <w:color w:val="E26C09"/>
                          <w:sz w:val="46"/>
                        </w:rPr>
                        <w:t>CERTIFICATE</w:t>
                      </w:r>
                    </w:p>
                  </w:txbxContent>
                </v:textbox>
                <w10:wrap type="topAndBottom"/>
              </v:rect>
            </w:pict>
          </mc:Fallback>
        </mc:AlternateContent>
      </w:r>
    </w:p>
    <w:p w14:paraId="4E291035" w14:textId="51040B74" w:rsidR="00A80864" w:rsidRDefault="00A80864" w:rsidP="00A80864">
      <w:pPr>
        <w:spacing w:before="288" w:line="360" w:lineRule="auto"/>
        <w:ind w:right="1075"/>
        <w:jc w:val="both"/>
        <w:rPr>
          <w:sz w:val="28"/>
          <w:szCs w:val="28"/>
        </w:rPr>
      </w:pPr>
      <w:r>
        <w:rPr>
          <w:sz w:val="28"/>
          <w:szCs w:val="28"/>
        </w:rPr>
        <w:t xml:space="preserve">This is to certify that the OPEN-ENDED PROJECT of DATA </w:t>
      </w:r>
      <w:proofErr w:type="gramStart"/>
      <w:r>
        <w:rPr>
          <w:sz w:val="28"/>
          <w:szCs w:val="28"/>
        </w:rPr>
        <w:t>VISUALIZATION  WITH</w:t>
      </w:r>
      <w:proofErr w:type="gramEnd"/>
      <w:r>
        <w:rPr>
          <w:sz w:val="28"/>
          <w:szCs w:val="28"/>
        </w:rPr>
        <w:t xml:space="preserve">  </w:t>
      </w:r>
      <w:proofErr w:type="gramStart"/>
      <w:r>
        <w:rPr>
          <w:sz w:val="28"/>
          <w:szCs w:val="28"/>
        </w:rPr>
        <w:t>POWER  BI</w:t>
      </w:r>
      <w:proofErr w:type="gramEnd"/>
      <w:r>
        <w:rPr>
          <w:sz w:val="28"/>
          <w:szCs w:val="28"/>
        </w:rPr>
        <w:t xml:space="preserve">  </w:t>
      </w:r>
      <w:r>
        <w:rPr>
          <w:b/>
          <w:bCs/>
          <w:color w:val="FF0000"/>
          <w:sz w:val="28"/>
          <w:szCs w:val="28"/>
        </w:rPr>
        <w:t>“</w:t>
      </w:r>
      <w:r w:rsidR="00140DAB">
        <w:rPr>
          <w:b/>
          <w:bCs/>
          <w:color w:val="FF0000"/>
          <w:sz w:val="28"/>
          <w:szCs w:val="28"/>
        </w:rPr>
        <w:t>C</w:t>
      </w:r>
      <w:r w:rsidR="00140DAB" w:rsidRPr="00140DAB">
        <w:rPr>
          <w:b/>
          <w:bCs/>
          <w:color w:val="FF0000"/>
          <w:sz w:val="28"/>
          <w:szCs w:val="28"/>
        </w:rPr>
        <w:t xml:space="preserve">hocolate </w:t>
      </w:r>
      <w:r w:rsidR="00140DAB">
        <w:rPr>
          <w:b/>
          <w:bCs/>
          <w:color w:val="FF0000"/>
          <w:sz w:val="28"/>
          <w:szCs w:val="28"/>
        </w:rPr>
        <w:t>S</w:t>
      </w:r>
      <w:r w:rsidR="00140DAB" w:rsidRPr="00140DAB">
        <w:rPr>
          <w:b/>
          <w:bCs/>
          <w:color w:val="FF0000"/>
          <w:sz w:val="28"/>
          <w:szCs w:val="28"/>
        </w:rPr>
        <w:t xml:space="preserve">ales </w:t>
      </w:r>
      <w:r w:rsidR="00140DAB">
        <w:rPr>
          <w:b/>
          <w:bCs/>
          <w:color w:val="FF0000"/>
          <w:sz w:val="28"/>
          <w:szCs w:val="28"/>
        </w:rPr>
        <w:t>A</w:t>
      </w:r>
      <w:r w:rsidR="00140DAB" w:rsidRPr="00140DAB">
        <w:rPr>
          <w:b/>
          <w:bCs/>
          <w:color w:val="FF0000"/>
          <w:sz w:val="28"/>
          <w:szCs w:val="28"/>
        </w:rPr>
        <w:t>nalysis</w:t>
      </w:r>
      <w:ins w:id="0" w:author="Microsoft Word" w:date="2026-05-03T22:24:00Z" w16du:dateUtc="2026-05-03T16:54:00Z">
        <w:r>
          <w:rPr>
            <w:b/>
            <w:bCs/>
            <w:color w:val="FF0000"/>
            <w:sz w:val="28"/>
            <w:szCs w:val="28"/>
          </w:rPr>
          <w:t>”</w:t>
        </w:r>
      </w:ins>
      <w:r>
        <w:rPr>
          <w:b/>
          <w:bCs/>
          <w:color w:val="FF0000"/>
          <w:sz w:val="28"/>
          <w:szCs w:val="28"/>
        </w:rPr>
        <w:t xml:space="preserve"> </w:t>
      </w:r>
      <w:r>
        <w:rPr>
          <w:sz w:val="28"/>
          <w:szCs w:val="28"/>
        </w:rPr>
        <w:t xml:space="preserve">has been successfully presented by </w:t>
      </w:r>
      <w:r w:rsidR="00FE7BE0">
        <w:rPr>
          <w:b/>
          <w:bCs/>
          <w:color w:val="FF0000"/>
          <w:sz w:val="28"/>
          <w:szCs w:val="28"/>
        </w:rPr>
        <w:t xml:space="preserve">Praveen </w:t>
      </w:r>
      <w:r w:rsidR="004A7A70">
        <w:rPr>
          <w:b/>
          <w:bCs/>
          <w:color w:val="FF0000"/>
          <w:sz w:val="28"/>
          <w:szCs w:val="28"/>
        </w:rPr>
        <w:t>Kumar</w:t>
      </w:r>
      <w:r>
        <w:rPr>
          <w:b/>
          <w:bCs/>
          <w:color w:val="FF0000"/>
          <w:sz w:val="28"/>
          <w:szCs w:val="28"/>
        </w:rPr>
        <w:t xml:space="preserve"> </w:t>
      </w:r>
      <w:r w:rsidR="004A7A70">
        <w:rPr>
          <w:b/>
          <w:bCs/>
          <w:color w:val="FF0000"/>
          <w:sz w:val="28"/>
          <w:szCs w:val="28"/>
        </w:rPr>
        <w:t xml:space="preserve"> </w:t>
      </w:r>
      <w:r>
        <w:rPr>
          <w:b/>
          <w:bCs/>
          <w:color w:val="FF0000"/>
          <w:sz w:val="28"/>
          <w:szCs w:val="28"/>
        </w:rPr>
        <w:t xml:space="preserve"> </w:t>
      </w:r>
      <w:r>
        <w:rPr>
          <w:sz w:val="28"/>
          <w:szCs w:val="28"/>
        </w:rPr>
        <w:t xml:space="preserve">bearing USN </w:t>
      </w:r>
      <w:r>
        <w:rPr>
          <w:b/>
          <w:bCs/>
          <w:color w:val="FF0000"/>
          <w:sz w:val="28"/>
          <w:szCs w:val="28"/>
        </w:rPr>
        <w:t>3BR23CD0</w:t>
      </w:r>
      <w:r w:rsidR="00140DAB">
        <w:rPr>
          <w:b/>
          <w:bCs/>
          <w:color w:val="FF0000"/>
          <w:sz w:val="28"/>
          <w:szCs w:val="28"/>
        </w:rPr>
        <w:t>68</w:t>
      </w:r>
      <w:r>
        <w:rPr>
          <w:b/>
          <w:bCs/>
          <w:sz w:val="28"/>
          <w:szCs w:val="28"/>
        </w:rPr>
        <w:t xml:space="preserve"> </w:t>
      </w:r>
      <w:r>
        <w:rPr>
          <w:sz w:val="28"/>
          <w:szCs w:val="28"/>
        </w:rPr>
        <w:t xml:space="preserve">student of semester B.E for the partial fulfillment of the requirements for the award of </w:t>
      </w:r>
      <w:r>
        <w:rPr>
          <w:b/>
          <w:bCs/>
          <w:color w:val="006FC0"/>
          <w:sz w:val="28"/>
          <w:szCs w:val="28"/>
        </w:rPr>
        <w:t xml:space="preserve">Bachelor Degree in CSE(DS) </w:t>
      </w:r>
      <w:r>
        <w:rPr>
          <w:sz w:val="28"/>
          <w:szCs w:val="28"/>
        </w:rPr>
        <w:t>of the BALLARI INSTITUTE OF TECHNOLOGY&amp; MANAGEMENT, BALLARI during the academic year 2025-2026.</w:t>
      </w:r>
    </w:p>
    <w:p w14:paraId="185FB000" w14:textId="77777777" w:rsidR="00A80864" w:rsidRDefault="00A80864" w:rsidP="00A80864">
      <w:pPr>
        <w:pBdr>
          <w:top w:val="nil"/>
          <w:left w:val="nil"/>
          <w:bottom w:val="nil"/>
          <w:right w:val="nil"/>
          <w:between w:val="nil"/>
        </w:pBdr>
        <w:rPr>
          <w:color w:val="000000"/>
          <w:sz w:val="28"/>
          <w:szCs w:val="28"/>
        </w:rPr>
      </w:pPr>
    </w:p>
    <w:p w14:paraId="29EFB54F" w14:textId="77777777" w:rsidR="00A80864" w:rsidRDefault="00A80864" w:rsidP="00A80864">
      <w:pPr>
        <w:pBdr>
          <w:top w:val="nil"/>
          <w:left w:val="nil"/>
          <w:bottom w:val="nil"/>
          <w:right w:val="nil"/>
          <w:between w:val="nil"/>
        </w:pBdr>
        <w:spacing w:before="246"/>
        <w:rPr>
          <w:color w:val="000000"/>
          <w:sz w:val="28"/>
          <w:szCs w:val="28"/>
        </w:rPr>
      </w:pPr>
    </w:p>
    <w:p w14:paraId="6C0B7236" w14:textId="77777777" w:rsidR="00A80864" w:rsidRDefault="00A80864" w:rsidP="00A80864">
      <w:pPr>
        <w:tabs>
          <w:tab w:val="left" w:pos="6279"/>
        </w:tabs>
        <w:spacing w:before="1"/>
        <w:jc w:val="both"/>
        <w:rPr>
          <w:sz w:val="28"/>
          <w:szCs w:val="28"/>
        </w:rPr>
      </w:pPr>
      <w:r>
        <w:rPr>
          <w:sz w:val="28"/>
          <w:szCs w:val="28"/>
          <w:u w:val="single"/>
        </w:rPr>
        <w:t>Signature of guide</w:t>
      </w:r>
      <w:r>
        <w:rPr>
          <w:sz w:val="28"/>
          <w:szCs w:val="28"/>
        </w:rPr>
        <w:tab/>
      </w:r>
      <w:r>
        <w:rPr>
          <w:sz w:val="28"/>
          <w:szCs w:val="28"/>
          <w:u w:val="single"/>
        </w:rPr>
        <w:t>Signature of HOD</w:t>
      </w:r>
    </w:p>
    <w:p w14:paraId="0E296BA5" w14:textId="77777777" w:rsidR="00A80864" w:rsidRDefault="00A80864" w:rsidP="00A80864">
      <w:pPr>
        <w:pStyle w:val="Heading3"/>
        <w:tabs>
          <w:tab w:val="left" w:pos="6349"/>
        </w:tabs>
        <w:spacing w:before="162"/>
        <w:ind w:left="0" w:firstLine="0"/>
        <w:jc w:val="both"/>
        <w:sectPr w:rsidR="00A80864" w:rsidSect="00A80864">
          <w:pgSz w:w="12240" w:h="15840"/>
          <w:pgMar w:top="1240" w:right="360" w:bottom="280" w:left="1800" w:header="360" w:footer="360" w:gutter="0"/>
          <w:cols w:space="720"/>
        </w:sectPr>
      </w:pPr>
      <w:r>
        <w:rPr>
          <w:color w:val="0000FF"/>
        </w:rPr>
        <w:t xml:space="preserve">Mr. Sundeep </w:t>
      </w:r>
      <w:proofErr w:type="spellStart"/>
      <w:r>
        <w:rPr>
          <w:color w:val="0000FF"/>
        </w:rPr>
        <w:t>Sindhanoor</w:t>
      </w:r>
      <w:proofErr w:type="spellEnd"/>
      <w:r>
        <w:rPr>
          <w:color w:val="0000FF"/>
        </w:rPr>
        <w:tab/>
        <w:t>Dr. Aradhana D</w:t>
      </w:r>
    </w:p>
    <w:p w14:paraId="66134D50" w14:textId="77777777" w:rsidR="00A80864" w:rsidRDefault="00A80864" w:rsidP="00A80864">
      <w:pPr>
        <w:pBdr>
          <w:top w:val="nil"/>
          <w:left w:val="nil"/>
          <w:bottom w:val="nil"/>
          <w:right w:val="nil"/>
          <w:between w:val="nil"/>
        </w:pBdr>
        <w:spacing w:before="46"/>
        <w:ind w:right="566"/>
        <w:rPr>
          <w:b/>
          <w:bCs/>
          <w:color w:val="000000"/>
          <w:sz w:val="24"/>
          <w:szCs w:val="24"/>
        </w:rPr>
      </w:pPr>
    </w:p>
    <w:p w14:paraId="0D89F4FF" w14:textId="1E8289E0" w:rsidR="00A80864" w:rsidRDefault="00A80864" w:rsidP="00A80864">
      <w:pPr>
        <w:widowControl/>
        <w:spacing w:line="360" w:lineRule="auto"/>
        <w:ind w:right="566"/>
        <w:jc w:val="both"/>
        <w:rPr>
          <w:color w:val="000000"/>
          <w:sz w:val="24"/>
          <w:szCs w:val="24"/>
        </w:rPr>
      </w:pPr>
      <w:r>
        <w:rPr>
          <w:sz w:val="28"/>
          <w:szCs w:val="28"/>
        </w:rPr>
        <w:t xml:space="preserve">The satisfactions that accompany the successful completion of our mini project on </w:t>
      </w:r>
      <w:r>
        <w:rPr>
          <w:b/>
          <w:bCs/>
          <w:color w:val="FB0007"/>
          <w:sz w:val="28"/>
          <w:szCs w:val="28"/>
        </w:rPr>
        <w:t>“</w:t>
      </w:r>
      <w:r w:rsidR="009E6D5E">
        <w:rPr>
          <w:b/>
          <w:bCs/>
          <w:color w:val="FB0007"/>
          <w:sz w:val="28"/>
          <w:szCs w:val="28"/>
        </w:rPr>
        <w:t>C</w:t>
      </w:r>
      <w:r w:rsidR="004A7A70" w:rsidRPr="004A7A70">
        <w:rPr>
          <w:b/>
          <w:bCs/>
          <w:color w:val="FB0007"/>
          <w:sz w:val="28"/>
          <w:szCs w:val="28"/>
        </w:rPr>
        <w:t xml:space="preserve">hocolate </w:t>
      </w:r>
      <w:r w:rsidR="009E6D5E">
        <w:rPr>
          <w:b/>
          <w:bCs/>
          <w:color w:val="FB0007"/>
          <w:sz w:val="28"/>
          <w:szCs w:val="28"/>
        </w:rPr>
        <w:t>S</w:t>
      </w:r>
      <w:r w:rsidR="004A7A70" w:rsidRPr="004A7A70">
        <w:rPr>
          <w:b/>
          <w:bCs/>
          <w:color w:val="FB0007"/>
          <w:sz w:val="28"/>
          <w:szCs w:val="28"/>
        </w:rPr>
        <w:t xml:space="preserve">ales </w:t>
      </w:r>
      <w:r w:rsidR="009E6D5E">
        <w:rPr>
          <w:b/>
          <w:bCs/>
          <w:color w:val="FB0007"/>
          <w:sz w:val="28"/>
          <w:szCs w:val="28"/>
        </w:rPr>
        <w:t>A</w:t>
      </w:r>
      <w:r w:rsidR="004A7A70" w:rsidRPr="004A7A70">
        <w:rPr>
          <w:b/>
          <w:bCs/>
          <w:color w:val="FB0007"/>
          <w:sz w:val="28"/>
          <w:szCs w:val="28"/>
        </w:rPr>
        <w:t>nalysis</w:t>
      </w:r>
      <w:r>
        <w:rPr>
          <w:b/>
          <w:bCs/>
          <w:color w:val="FB0007"/>
          <w:sz w:val="28"/>
          <w:szCs w:val="28"/>
        </w:rPr>
        <w:t xml:space="preserve">” </w:t>
      </w:r>
      <w:r>
        <w:rPr>
          <w:sz w:val="28"/>
          <w:szCs w:val="28"/>
        </w:rPr>
        <w:t xml:space="preserve">would be incomplete without the mention of people who made it possible, whose noble gesture, affection, guidance, encouragement and support crowned my efforts with success. It is our privilege to express our gratitude and respect to all those who inspired us in the completion of our mini-project. We are extremely grateful to our Guides </w:t>
      </w:r>
      <w:proofErr w:type="spellStart"/>
      <w:proofErr w:type="gramStart"/>
      <w:r>
        <w:rPr>
          <w:b/>
          <w:bCs/>
          <w:color w:val="FB0007"/>
          <w:sz w:val="28"/>
          <w:szCs w:val="28"/>
        </w:rPr>
        <w:t>Mr.Sundeep</w:t>
      </w:r>
      <w:proofErr w:type="spellEnd"/>
      <w:proofErr w:type="gramEnd"/>
      <w:r>
        <w:rPr>
          <w:b/>
          <w:bCs/>
          <w:color w:val="FB0007"/>
          <w:sz w:val="28"/>
          <w:szCs w:val="28"/>
        </w:rPr>
        <w:t xml:space="preserve"> </w:t>
      </w:r>
      <w:proofErr w:type="spellStart"/>
      <w:proofErr w:type="gramStart"/>
      <w:r>
        <w:rPr>
          <w:b/>
          <w:bCs/>
          <w:color w:val="FB0007"/>
          <w:sz w:val="28"/>
          <w:szCs w:val="28"/>
        </w:rPr>
        <w:t>Sindhanoor</w:t>
      </w:r>
      <w:proofErr w:type="spellEnd"/>
      <w:r>
        <w:rPr>
          <w:b/>
          <w:bCs/>
          <w:color w:val="FB0007"/>
          <w:sz w:val="28"/>
          <w:szCs w:val="28"/>
        </w:rPr>
        <w:t xml:space="preserve">  </w:t>
      </w:r>
      <w:r>
        <w:rPr>
          <w:sz w:val="28"/>
          <w:szCs w:val="28"/>
        </w:rPr>
        <w:t>for</w:t>
      </w:r>
      <w:proofErr w:type="gramEnd"/>
      <w:r>
        <w:rPr>
          <w:sz w:val="28"/>
          <w:szCs w:val="28"/>
        </w:rPr>
        <w:t xml:space="preserve"> their noble gesture, support co-ordination and valuable suggestions given in completing the mini-project. We also thank </w:t>
      </w:r>
      <w:r>
        <w:rPr>
          <w:b/>
          <w:bCs/>
          <w:color w:val="FB0007"/>
          <w:sz w:val="28"/>
          <w:szCs w:val="28"/>
        </w:rPr>
        <w:t>Dr. Aradhana D</w:t>
      </w:r>
      <w:r>
        <w:rPr>
          <w:b/>
          <w:bCs/>
          <w:sz w:val="28"/>
          <w:szCs w:val="28"/>
        </w:rPr>
        <w:t xml:space="preserve">, </w:t>
      </w:r>
      <w:r>
        <w:rPr>
          <w:sz w:val="28"/>
          <w:szCs w:val="28"/>
        </w:rPr>
        <w:t>H.O.D. Department of CSE(DS), for his co-ordination and valuable suggestions given in completing the mini-project. We also thank the Principal, Management and non-teaching staff for their co-ordination and valuable suggestions given to us in completing the project.</w:t>
      </w:r>
    </w:p>
    <w:p w14:paraId="00888294" w14:textId="77777777" w:rsidR="00A80864" w:rsidRDefault="00A80864" w:rsidP="00A80864">
      <w:pPr>
        <w:pBdr>
          <w:top w:val="nil"/>
          <w:left w:val="nil"/>
          <w:bottom w:val="nil"/>
          <w:right w:val="nil"/>
          <w:between w:val="nil"/>
        </w:pBdr>
        <w:rPr>
          <w:color w:val="000000"/>
          <w:sz w:val="20"/>
          <w:szCs w:val="20"/>
        </w:rPr>
      </w:pPr>
    </w:p>
    <w:p w14:paraId="10061420" w14:textId="77777777" w:rsidR="00A80864" w:rsidRDefault="00A80864" w:rsidP="00A80864">
      <w:pPr>
        <w:pBdr>
          <w:top w:val="nil"/>
          <w:left w:val="nil"/>
          <w:bottom w:val="nil"/>
          <w:right w:val="nil"/>
          <w:between w:val="nil"/>
        </w:pBdr>
        <w:rPr>
          <w:color w:val="000000"/>
          <w:sz w:val="20"/>
          <w:szCs w:val="20"/>
        </w:rPr>
      </w:pPr>
    </w:p>
    <w:p w14:paraId="543ED77B" w14:textId="77777777" w:rsidR="00A80864" w:rsidRDefault="00A80864" w:rsidP="00A80864">
      <w:pPr>
        <w:pBdr>
          <w:top w:val="nil"/>
          <w:left w:val="nil"/>
          <w:bottom w:val="nil"/>
          <w:right w:val="nil"/>
          <w:between w:val="nil"/>
        </w:pBdr>
        <w:rPr>
          <w:color w:val="000000"/>
          <w:sz w:val="20"/>
          <w:szCs w:val="20"/>
        </w:rPr>
      </w:pPr>
    </w:p>
    <w:p w14:paraId="09DD7672" w14:textId="77777777" w:rsidR="00A80864" w:rsidRDefault="00A80864" w:rsidP="00A80864">
      <w:pPr>
        <w:pBdr>
          <w:top w:val="nil"/>
          <w:left w:val="nil"/>
          <w:bottom w:val="nil"/>
          <w:right w:val="nil"/>
          <w:between w:val="nil"/>
        </w:pBdr>
        <w:rPr>
          <w:color w:val="000000"/>
          <w:sz w:val="20"/>
          <w:szCs w:val="20"/>
        </w:rPr>
      </w:pPr>
    </w:p>
    <w:p w14:paraId="1015ACAA" w14:textId="77777777" w:rsidR="00A80864" w:rsidRDefault="00A80864" w:rsidP="00A80864">
      <w:pPr>
        <w:pBdr>
          <w:top w:val="nil"/>
          <w:left w:val="nil"/>
          <w:bottom w:val="nil"/>
          <w:right w:val="nil"/>
          <w:between w:val="nil"/>
        </w:pBdr>
        <w:rPr>
          <w:color w:val="000000"/>
          <w:sz w:val="20"/>
          <w:szCs w:val="20"/>
        </w:rPr>
      </w:pPr>
    </w:p>
    <w:p w14:paraId="2A8DA08B" w14:textId="77777777" w:rsidR="00A80864" w:rsidRDefault="00A80864" w:rsidP="00A80864">
      <w:pPr>
        <w:pBdr>
          <w:top w:val="nil"/>
          <w:left w:val="nil"/>
          <w:bottom w:val="nil"/>
          <w:right w:val="nil"/>
          <w:between w:val="nil"/>
        </w:pBdr>
        <w:tabs>
          <w:tab w:val="left" w:pos="7301"/>
        </w:tabs>
        <w:spacing w:before="49" w:line="415" w:lineRule="auto"/>
        <w:ind w:left="4021" w:right="1382"/>
        <w:jc w:val="both"/>
        <w:rPr>
          <w:sz w:val="20"/>
          <w:szCs w:val="20"/>
        </w:rPr>
      </w:pPr>
    </w:p>
    <w:tbl>
      <w:tblPr>
        <w:tblStyle w:val="a"/>
        <w:tblW w:w="5355" w:type="dxa"/>
        <w:tblInd w:w="40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015"/>
        <w:gridCol w:w="2340"/>
      </w:tblGrid>
      <w:tr w:rsidR="00A80864" w14:paraId="25081241" w14:textId="77777777" w:rsidTr="00E67D59">
        <w:tc>
          <w:tcPr>
            <w:tcW w:w="3015" w:type="dxa"/>
            <w:tcMar>
              <w:top w:w="100" w:type="dxa"/>
              <w:left w:w="100" w:type="dxa"/>
              <w:bottom w:w="100" w:type="dxa"/>
              <w:right w:w="100" w:type="dxa"/>
            </w:tcMar>
          </w:tcPr>
          <w:p w14:paraId="1654C379" w14:textId="77777777" w:rsidR="00A80864" w:rsidRDefault="00A80864" w:rsidP="00E67D59">
            <w:pPr>
              <w:pBdr>
                <w:top w:val="nil"/>
                <w:left w:val="nil"/>
                <w:bottom w:val="nil"/>
                <w:right w:val="nil"/>
                <w:between w:val="nil"/>
              </w:pBdr>
              <w:rPr>
                <w:sz w:val="24"/>
                <w:szCs w:val="24"/>
              </w:rPr>
            </w:pPr>
            <w:r>
              <w:rPr>
                <w:sz w:val="24"/>
                <w:szCs w:val="24"/>
              </w:rPr>
              <w:t xml:space="preserve">NAME </w:t>
            </w:r>
          </w:p>
        </w:tc>
        <w:tc>
          <w:tcPr>
            <w:tcW w:w="2340" w:type="dxa"/>
            <w:tcMar>
              <w:top w:w="100" w:type="dxa"/>
              <w:left w:w="100" w:type="dxa"/>
              <w:bottom w:w="100" w:type="dxa"/>
              <w:right w:w="100" w:type="dxa"/>
            </w:tcMar>
          </w:tcPr>
          <w:p w14:paraId="4CDBBDAA" w14:textId="77777777" w:rsidR="00A80864" w:rsidRDefault="00A80864" w:rsidP="00E67D59">
            <w:pPr>
              <w:pBdr>
                <w:top w:val="nil"/>
                <w:left w:val="nil"/>
                <w:bottom w:val="nil"/>
                <w:right w:val="nil"/>
                <w:between w:val="nil"/>
              </w:pBdr>
              <w:rPr>
                <w:sz w:val="24"/>
                <w:szCs w:val="24"/>
              </w:rPr>
            </w:pPr>
            <w:r>
              <w:rPr>
                <w:sz w:val="24"/>
                <w:szCs w:val="24"/>
              </w:rPr>
              <w:t>USN</w:t>
            </w:r>
          </w:p>
        </w:tc>
      </w:tr>
      <w:tr w:rsidR="00A80864" w14:paraId="63EE3D30" w14:textId="77777777" w:rsidTr="00E67D59">
        <w:tc>
          <w:tcPr>
            <w:tcW w:w="3015" w:type="dxa"/>
            <w:tcMar>
              <w:top w:w="100" w:type="dxa"/>
              <w:left w:w="100" w:type="dxa"/>
              <w:bottom w:w="100" w:type="dxa"/>
              <w:right w:w="100" w:type="dxa"/>
            </w:tcMar>
          </w:tcPr>
          <w:p w14:paraId="41B105E1" w14:textId="59198470" w:rsidR="00A80864" w:rsidRDefault="00BE0C92" w:rsidP="00E67D59">
            <w:pPr>
              <w:pBdr>
                <w:top w:val="nil"/>
                <w:left w:val="nil"/>
                <w:bottom w:val="nil"/>
                <w:right w:val="nil"/>
                <w:between w:val="nil"/>
              </w:pBdr>
              <w:rPr>
                <w:sz w:val="24"/>
                <w:szCs w:val="24"/>
              </w:rPr>
            </w:pPr>
            <w:r>
              <w:rPr>
                <w:sz w:val="24"/>
                <w:szCs w:val="24"/>
              </w:rPr>
              <w:t>Praveen Kumar</w:t>
            </w:r>
          </w:p>
        </w:tc>
        <w:tc>
          <w:tcPr>
            <w:tcW w:w="2340" w:type="dxa"/>
            <w:tcMar>
              <w:top w:w="100" w:type="dxa"/>
              <w:left w:w="100" w:type="dxa"/>
              <w:bottom w:w="100" w:type="dxa"/>
              <w:right w:w="100" w:type="dxa"/>
            </w:tcMar>
          </w:tcPr>
          <w:p w14:paraId="3F3B6068" w14:textId="0FAFCF3F" w:rsidR="00A80864" w:rsidRDefault="00A80864" w:rsidP="00E67D59">
            <w:pPr>
              <w:pBdr>
                <w:top w:val="nil"/>
                <w:left w:val="nil"/>
                <w:bottom w:val="nil"/>
                <w:right w:val="nil"/>
                <w:between w:val="nil"/>
              </w:pBdr>
              <w:rPr>
                <w:sz w:val="24"/>
                <w:szCs w:val="24"/>
              </w:rPr>
            </w:pPr>
            <w:r>
              <w:rPr>
                <w:sz w:val="24"/>
                <w:szCs w:val="24"/>
              </w:rPr>
              <w:t>3BR23CD0</w:t>
            </w:r>
            <w:r w:rsidR="00BE0C92">
              <w:rPr>
                <w:sz w:val="24"/>
                <w:szCs w:val="24"/>
              </w:rPr>
              <w:t>68</w:t>
            </w:r>
          </w:p>
        </w:tc>
      </w:tr>
    </w:tbl>
    <w:p w14:paraId="45AE383F" w14:textId="77777777" w:rsidR="00A80864" w:rsidRDefault="00A80864" w:rsidP="00A80864">
      <w:pPr>
        <w:pBdr>
          <w:top w:val="nil"/>
          <w:left w:val="nil"/>
          <w:bottom w:val="nil"/>
          <w:right w:val="nil"/>
          <w:between w:val="nil"/>
        </w:pBdr>
        <w:tabs>
          <w:tab w:val="left" w:pos="7301"/>
        </w:tabs>
        <w:spacing w:before="49" w:line="415" w:lineRule="auto"/>
        <w:ind w:left="4021" w:right="1382"/>
        <w:jc w:val="both"/>
        <w:rPr>
          <w:sz w:val="20"/>
          <w:szCs w:val="20"/>
        </w:rPr>
        <w:sectPr w:rsidR="00A80864" w:rsidSect="00A80864">
          <w:headerReference w:type="default" r:id="rId16"/>
          <w:pgSz w:w="12240" w:h="15840"/>
          <w:pgMar w:top="1480" w:right="360" w:bottom="280" w:left="1800" w:header="1095" w:footer="0" w:gutter="0"/>
          <w:cols w:space="720"/>
        </w:sectPr>
      </w:pPr>
    </w:p>
    <w:p w14:paraId="47B0B29C" w14:textId="77777777" w:rsidR="00A80864" w:rsidRDefault="00A80864" w:rsidP="00A80864">
      <w:pPr>
        <w:pBdr>
          <w:top w:val="nil"/>
          <w:left w:val="nil"/>
          <w:bottom w:val="nil"/>
          <w:right w:val="nil"/>
          <w:between w:val="nil"/>
        </w:pBdr>
        <w:rPr>
          <w:color w:val="000000"/>
          <w:sz w:val="20"/>
          <w:szCs w:val="20"/>
        </w:rPr>
      </w:pPr>
    </w:p>
    <w:p w14:paraId="4E422438" w14:textId="23396232" w:rsidR="00A80864" w:rsidRDefault="004C3161" w:rsidP="00A80864">
      <w:pPr>
        <w:pBdr>
          <w:top w:val="nil"/>
          <w:left w:val="nil"/>
          <w:bottom w:val="nil"/>
          <w:right w:val="nil"/>
          <w:between w:val="nil"/>
        </w:pBdr>
        <w:spacing w:before="149" w:after="1"/>
        <w:rPr>
          <w:b/>
          <w:bCs/>
          <w:sz w:val="36"/>
          <w:szCs w:val="36"/>
          <w:u w:val="single"/>
        </w:rPr>
      </w:pPr>
      <w:r>
        <w:rPr>
          <w:color w:val="000000"/>
          <w:sz w:val="20"/>
          <w:szCs w:val="20"/>
        </w:rPr>
        <w:t xml:space="preserve">                                                   </w:t>
      </w:r>
      <w:r w:rsidR="00A80864">
        <w:rPr>
          <w:b/>
          <w:bCs/>
          <w:sz w:val="36"/>
          <w:szCs w:val="36"/>
        </w:rPr>
        <w:t xml:space="preserve">  </w:t>
      </w:r>
      <w:r w:rsidR="00A80864">
        <w:rPr>
          <w:b/>
          <w:bCs/>
          <w:sz w:val="36"/>
          <w:szCs w:val="36"/>
          <w:u w:val="single"/>
        </w:rPr>
        <w:t>Table of Contents</w:t>
      </w:r>
    </w:p>
    <w:tbl>
      <w:tblPr>
        <w:tblStyle w:val="a0"/>
        <w:tblW w:w="8993"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2"/>
        <w:gridCol w:w="4482"/>
        <w:gridCol w:w="3349"/>
      </w:tblGrid>
      <w:tr w:rsidR="00A80864" w14:paraId="0DA0205D" w14:textId="77777777" w:rsidTr="00E67D59">
        <w:trPr>
          <w:trHeight w:val="614"/>
        </w:trPr>
        <w:tc>
          <w:tcPr>
            <w:tcW w:w="1162" w:type="dxa"/>
          </w:tcPr>
          <w:p w14:paraId="5A7458C6" w14:textId="77777777" w:rsidR="00A80864" w:rsidRDefault="00A80864" w:rsidP="00E67D59">
            <w:pPr>
              <w:pBdr>
                <w:top w:val="nil"/>
                <w:left w:val="nil"/>
                <w:bottom w:val="nil"/>
                <w:right w:val="nil"/>
                <w:between w:val="nil"/>
              </w:pBdr>
              <w:spacing w:before="2"/>
              <w:ind w:left="107"/>
              <w:rPr>
                <w:color w:val="000000"/>
                <w:sz w:val="28"/>
                <w:szCs w:val="28"/>
              </w:rPr>
            </w:pPr>
            <w:r>
              <w:rPr>
                <w:color w:val="000000"/>
                <w:sz w:val="28"/>
                <w:szCs w:val="28"/>
              </w:rPr>
              <w:t>Ch No</w:t>
            </w:r>
          </w:p>
        </w:tc>
        <w:tc>
          <w:tcPr>
            <w:tcW w:w="4482" w:type="dxa"/>
          </w:tcPr>
          <w:p w14:paraId="3C7E9B5E" w14:textId="77777777" w:rsidR="00A80864" w:rsidRDefault="00A80864" w:rsidP="00E67D59">
            <w:pPr>
              <w:pBdr>
                <w:top w:val="nil"/>
                <w:left w:val="nil"/>
                <w:bottom w:val="nil"/>
                <w:right w:val="nil"/>
                <w:between w:val="nil"/>
              </w:pBdr>
              <w:spacing w:before="2"/>
              <w:ind w:left="107"/>
              <w:rPr>
                <w:color w:val="000000"/>
                <w:sz w:val="28"/>
                <w:szCs w:val="28"/>
              </w:rPr>
            </w:pPr>
            <w:r>
              <w:rPr>
                <w:color w:val="000000"/>
                <w:sz w:val="28"/>
                <w:szCs w:val="28"/>
              </w:rPr>
              <w:t>Chapter Name</w:t>
            </w:r>
          </w:p>
        </w:tc>
        <w:tc>
          <w:tcPr>
            <w:tcW w:w="3349" w:type="dxa"/>
          </w:tcPr>
          <w:p w14:paraId="601B2D27" w14:textId="6E7BB605" w:rsidR="00A80864" w:rsidRDefault="00A80864" w:rsidP="00E67D59">
            <w:pPr>
              <w:pBdr>
                <w:top w:val="nil"/>
                <w:left w:val="nil"/>
                <w:bottom w:val="nil"/>
                <w:right w:val="nil"/>
                <w:between w:val="nil"/>
              </w:pBdr>
              <w:spacing w:before="2"/>
              <w:ind w:left="104"/>
              <w:rPr>
                <w:color w:val="000000"/>
                <w:sz w:val="28"/>
                <w:szCs w:val="28"/>
              </w:rPr>
            </w:pPr>
          </w:p>
        </w:tc>
      </w:tr>
      <w:tr w:rsidR="00A80864" w14:paraId="5F89A776" w14:textId="77777777" w:rsidTr="00E67D59">
        <w:trPr>
          <w:trHeight w:val="1389"/>
        </w:trPr>
        <w:tc>
          <w:tcPr>
            <w:tcW w:w="1162" w:type="dxa"/>
          </w:tcPr>
          <w:p w14:paraId="5306588A" w14:textId="77777777" w:rsidR="00A80864" w:rsidRDefault="00A80864" w:rsidP="00E67D59">
            <w:pPr>
              <w:pBdr>
                <w:top w:val="nil"/>
                <w:left w:val="nil"/>
                <w:bottom w:val="nil"/>
                <w:right w:val="nil"/>
                <w:between w:val="nil"/>
              </w:pBdr>
              <w:spacing w:before="1"/>
              <w:ind w:left="107"/>
              <w:rPr>
                <w:color w:val="000000"/>
              </w:rPr>
            </w:pPr>
            <w:r>
              <w:rPr>
                <w:color w:val="000000"/>
              </w:rPr>
              <w:t>1</w:t>
            </w:r>
          </w:p>
        </w:tc>
        <w:tc>
          <w:tcPr>
            <w:tcW w:w="4482" w:type="dxa"/>
          </w:tcPr>
          <w:p w14:paraId="357F8E49" w14:textId="77777777" w:rsidR="00A80864" w:rsidRDefault="00A80864" w:rsidP="00E67D59">
            <w:pPr>
              <w:pBdr>
                <w:top w:val="nil"/>
                <w:left w:val="nil"/>
                <w:bottom w:val="nil"/>
                <w:right w:val="nil"/>
                <w:between w:val="nil"/>
              </w:pBdr>
              <w:spacing w:before="13"/>
              <w:ind w:left="212"/>
              <w:rPr>
                <w:color w:val="000000"/>
                <w:sz w:val="24"/>
                <w:szCs w:val="24"/>
              </w:rPr>
            </w:pPr>
            <w:r>
              <w:rPr>
                <w:color w:val="000000"/>
                <w:sz w:val="24"/>
                <w:szCs w:val="24"/>
              </w:rPr>
              <w:t>Introduction</w:t>
            </w:r>
          </w:p>
          <w:p w14:paraId="79824C6D" w14:textId="77777777" w:rsidR="00A80864" w:rsidRDefault="00A80864" w:rsidP="00E67D59">
            <w:pPr>
              <w:numPr>
                <w:ilvl w:val="1"/>
                <w:numId w:val="14"/>
              </w:numPr>
              <w:pBdr>
                <w:top w:val="nil"/>
                <w:left w:val="nil"/>
                <w:bottom w:val="nil"/>
                <w:right w:val="nil"/>
                <w:between w:val="nil"/>
              </w:pBdr>
              <w:tabs>
                <w:tab w:val="left" w:pos="571"/>
              </w:tabs>
              <w:spacing w:before="170"/>
              <w:ind w:left="571" w:hanging="359"/>
              <w:rPr>
                <w:color w:val="000000"/>
              </w:rPr>
            </w:pPr>
            <w:r>
              <w:rPr>
                <w:color w:val="000000"/>
                <w:sz w:val="24"/>
                <w:szCs w:val="24"/>
              </w:rPr>
              <w:t>About the project</w:t>
            </w:r>
          </w:p>
          <w:p w14:paraId="16BADD7F" w14:textId="77777777" w:rsidR="00A80864" w:rsidRDefault="00A80864" w:rsidP="00E67D59">
            <w:pPr>
              <w:numPr>
                <w:ilvl w:val="1"/>
                <w:numId w:val="14"/>
              </w:numPr>
              <w:pBdr>
                <w:top w:val="nil"/>
                <w:left w:val="nil"/>
                <w:bottom w:val="nil"/>
                <w:right w:val="nil"/>
                <w:between w:val="nil"/>
              </w:pBdr>
              <w:tabs>
                <w:tab w:val="left" w:pos="587"/>
              </w:tabs>
              <w:spacing w:before="135"/>
              <w:ind w:left="587"/>
              <w:rPr>
                <w:color w:val="000000"/>
              </w:rPr>
            </w:pPr>
            <w:r>
              <w:rPr>
                <w:color w:val="000000"/>
                <w:sz w:val="24"/>
                <w:szCs w:val="24"/>
              </w:rPr>
              <w:t>Language used</w:t>
            </w:r>
          </w:p>
        </w:tc>
        <w:tc>
          <w:tcPr>
            <w:tcW w:w="3349" w:type="dxa"/>
          </w:tcPr>
          <w:p w14:paraId="2D16A88E" w14:textId="77777777" w:rsidR="00A80864" w:rsidRDefault="005774DE" w:rsidP="004C3161">
            <w:pPr>
              <w:pBdr>
                <w:top w:val="nil"/>
                <w:left w:val="nil"/>
                <w:bottom w:val="nil"/>
                <w:right w:val="nil"/>
                <w:between w:val="nil"/>
              </w:pBdr>
              <w:spacing w:before="1"/>
              <w:rPr>
                <w:color w:val="000000"/>
              </w:rPr>
            </w:pPr>
            <w:r>
              <w:rPr>
                <w:color w:val="000000"/>
              </w:rPr>
              <w:t xml:space="preserve">   </w:t>
            </w:r>
          </w:p>
          <w:p w14:paraId="72BD24F3" w14:textId="77777777" w:rsidR="005774DE" w:rsidRDefault="005774DE" w:rsidP="004C3161">
            <w:pPr>
              <w:pBdr>
                <w:top w:val="nil"/>
                <w:left w:val="nil"/>
                <w:bottom w:val="nil"/>
                <w:right w:val="nil"/>
                <w:between w:val="nil"/>
              </w:pBdr>
              <w:spacing w:before="1"/>
              <w:rPr>
                <w:color w:val="000000"/>
              </w:rPr>
            </w:pPr>
            <w:r>
              <w:rPr>
                <w:color w:val="000000"/>
              </w:rPr>
              <w:t xml:space="preserve">    </w:t>
            </w:r>
          </w:p>
          <w:p w14:paraId="70A9D996" w14:textId="77777777" w:rsidR="005774DE" w:rsidRDefault="005774DE" w:rsidP="004C3161">
            <w:pPr>
              <w:pBdr>
                <w:top w:val="nil"/>
                <w:left w:val="nil"/>
                <w:bottom w:val="nil"/>
                <w:right w:val="nil"/>
                <w:between w:val="nil"/>
              </w:pBdr>
              <w:spacing w:before="1"/>
              <w:rPr>
                <w:color w:val="000000"/>
              </w:rPr>
            </w:pPr>
            <w:r>
              <w:rPr>
                <w:color w:val="000000"/>
              </w:rPr>
              <w:t xml:space="preserve">  1</w:t>
            </w:r>
          </w:p>
          <w:p w14:paraId="19D01A32" w14:textId="31F6D92A" w:rsidR="005774DE" w:rsidRDefault="005774DE" w:rsidP="004C3161">
            <w:pPr>
              <w:pBdr>
                <w:top w:val="nil"/>
                <w:left w:val="nil"/>
                <w:bottom w:val="nil"/>
                <w:right w:val="nil"/>
                <w:between w:val="nil"/>
              </w:pBdr>
              <w:spacing w:before="1"/>
              <w:rPr>
                <w:color w:val="000000"/>
              </w:rPr>
            </w:pPr>
            <w:r>
              <w:rPr>
                <w:color w:val="000000"/>
              </w:rPr>
              <w:t xml:space="preserve">  2</w:t>
            </w:r>
          </w:p>
        </w:tc>
      </w:tr>
      <w:tr w:rsidR="00A80864" w14:paraId="0E954AF5" w14:textId="77777777" w:rsidTr="00E67D59">
        <w:trPr>
          <w:trHeight w:val="1408"/>
        </w:trPr>
        <w:tc>
          <w:tcPr>
            <w:tcW w:w="1162" w:type="dxa"/>
          </w:tcPr>
          <w:p w14:paraId="3EEA35A8" w14:textId="77777777" w:rsidR="00A80864" w:rsidRDefault="00A80864" w:rsidP="00E67D59">
            <w:pPr>
              <w:pBdr>
                <w:top w:val="nil"/>
                <w:left w:val="nil"/>
                <w:bottom w:val="nil"/>
                <w:right w:val="nil"/>
                <w:between w:val="nil"/>
              </w:pBdr>
              <w:spacing w:before="1"/>
              <w:ind w:left="107"/>
              <w:rPr>
                <w:color w:val="000000"/>
              </w:rPr>
            </w:pPr>
            <w:r>
              <w:rPr>
                <w:color w:val="000000"/>
              </w:rPr>
              <w:t>2</w:t>
            </w:r>
          </w:p>
        </w:tc>
        <w:tc>
          <w:tcPr>
            <w:tcW w:w="4482" w:type="dxa"/>
          </w:tcPr>
          <w:p w14:paraId="3A193510" w14:textId="77777777" w:rsidR="00A80864" w:rsidRDefault="00A80864" w:rsidP="00E67D59">
            <w:pPr>
              <w:pBdr>
                <w:top w:val="nil"/>
                <w:left w:val="nil"/>
                <w:bottom w:val="nil"/>
                <w:right w:val="nil"/>
                <w:between w:val="nil"/>
              </w:pBdr>
              <w:spacing w:before="13"/>
              <w:ind w:left="212"/>
              <w:rPr>
                <w:color w:val="000000"/>
                <w:sz w:val="24"/>
                <w:szCs w:val="24"/>
              </w:rPr>
            </w:pPr>
            <w:r>
              <w:rPr>
                <w:color w:val="000000"/>
                <w:sz w:val="24"/>
                <w:szCs w:val="24"/>
              </w:rPr>
              <w:t>Scope of the project</w:t>
            </w:r>
          </w:p>
          <w:p w14:paraId="74158824" w14:textId="77777777" w:rsidR="00A80864" w:rsidRDefault="00A80864" w:rsidP="00E67D59">
            <w:pPr>
              <w:numPr>
                <w:ilvl w:val="1"/>
                <w:numId w:val="13"/>
              </w:numPr>
              <w:pBdr>
                <w:top w:val="nil"/>
                <w:left w:val="nil"/>
                <w:bottom w:val="nil"/>
                <w:right w:val="nil"/>
                <w:between w:val="nil"/>
              </w:pBdr>
              <w:tabs>
                <w:tab w:val="left" w:pos="512"/>
              </w:tabs>
              <w:spacing w:before="169"/>
              <w:ind w:left="512" w:hanging="300"/>
              <w:rPr>
                <w:color w:val="000000"/>
              </w:rPr>
            </w:pPr>
            <w:r>
              <w:rPr>
                <w:color w:val="000000"/>
                <w:sz w:val="24"/>
                <w:szCs w:val="24"/>
              </w:rPr>
              <w:t>Problem statement</w:t>
            </w:r>
          </w:p>
          <w:p w14:paraId="7914CB67" w14:textId="77777777" w:rsidR="00A80864" w:rsidRDefault="00A80864" w:rsidP="00E67D59">
            <w:pPr>
              <w:numPr>
                <w:ilvl w:val="1"/>
                <w:numId w:val="13"/>
              </w:numPr>
              <w:pBdr>
                <w:top w:val="nil"/>
                <w:left w:val="nil"/>
                <w:bottom w:val="nil"/>
                <w:right w:val="nil"/>
                <w:between w:val="nil"/>
              </w:pBdr>
              <w:tabs>
                <w:tab w:val="left" w:pos="582"/>
              </w:tabs>
              <w:spacing w:before="137"/>
              <w:ind w:left="582" w:hanging="365"/>
              <w:rPr>
                <w:rFonts w:ascii="Calibri" w:eastAsia="Calibri" w:hAnsi="Calibri" w:cs="Calibri"/>
                <w:color w:val="000000"/>
                <w:sz w:val="24"/>
                <w:szCs w:val="24"/>
              </w:rPr>
            </w:pPr>
            <w:r>
              <w:rPr>
                <w:rFonts w:ascii="Calibri" w:eastAsia="Calibri" w:hAnsi="Calibri" w:cs="Calibri"/>
                <w:color w:val="000000"/>
                <w:sz w:val="24"/>
                <w:szCs w:val="24"/>
              </w:rPr>
              <w:t>Objectives</w:t>
            </w:r>
          </w:p>
        </w:tc>
        <w:tc>
          <w:tcPr>
            <w:tcW w:w="3349" w:type="dxa"/>
          </w:tcPr>
          <w:p w14:paraId="2DCC3836" w14:textId="77777777" w:rsidR="00A80864" w:rsidRDefault="00A80864" w:rsidP="00E67D59">
            <w:pPr>
              <w:pBdr>
                <w:top w:val="nil"/>
                <w:left w:val="nil"/>
                <w:bottom w:val="nil"/>
                <w:right w:val="nil"/>
                <w:between w:val="nil"/>
              </w:pBdr>
              <w:spacing w:before="1"/>
              <w:ind w:left="104"/>
              <w:rPr>
                <w:color w:val="000000"/>
              </w:rPr>
            </w:pPr>
            <w:r>
              <w:t>3</w:t>
            </w:r>
          </w:p>
        </w:tc>
      </w:tr>
      <w:tr w:rsidR="00A80864" w14:paraId="086476BF" w14:textId="77777777" w:rsidTr="00E67D59">
        <w:trPr>
          <w:trHeight w:val="2289"/>
        </w:trPr>
        <w:tc>
          <w:tcPr>
            <w:tcW w:w="1162" w:type="dxa"/>
          </w:tcPr>
          <w:p w14:paraId="10695C98" w14:textId="77777777" w:rsidR="00A80864" w:rsidRDefault="00A80864" w:rsidP="00E67D59">
            <w:pPr>
              <w:pBdr>
                <w:top w:val="nil"/>
                <w:left w:val="nil"/>
                <w:bottom w:val="nil"/>
                <w:right w:val="nil"/>
                <w:between w:val="nil"/>
              </w:pBdr>
              <w:spacing w:before="1"/>
              <w:ind w:left="107"/>
              <w:rPr>
                <w:color w:val="000000"/>
              </w:rPr>
            </w:pPr>
            <w:r>
              <w:rPr>
                <w:color w:val="000000"/>
              </w:rPr>
              <w:t>3</w:t>
            </w:r>
          </w:p>
        </w:tc>
        <w:tc>
          <w:tcPr>
            <w:tcW w:w="4482" w:type="dxa"/>
          </w:tcPr>
          <w:p w14:paraId="3511E08D" w14:textId="77777777" w:rsidR="00A80864" w:rsidRDefault="00A80864" w:rsidP="00E67D59">
            <w:pPr>
              <w:pBdr>
                <w:top w:val="nil"/>
                <w:left w:val="nil"/>
                <w:bottom w:val="nil"/>
                <w:right w:val="nil"/>
                <w:between w:val="nil"/>
              </w:pBdr>
              <w:spacing w:before="13"/>
              <w:ind w:left="212"/>
              <w:rPr>
                <w:color w:val="000000"/>
                <w:sz w:val="24"/>
                <w:szCs w:val="24"/>
              </w:rPr>
            </w:pPr>
            <w:r>
              <w:rPr>
                <w:color w:val="000000"/>
                <w:sz w:val="24"/>
                <w:szCs w:val="24"/>
              </w:rPr>
              <w:t>System requirements</w:t>
            </w:r>
          </w:p>
          <w:p w14:paraId="09E056F2" w14:textId="77777777" w:rsidR="00A80864" w:rsidRDefault="00A80864" w:rsidP="00E67D59">
            <w:pPr>
              <w:numPr>
                <w:ilvl w:val="1"/>
                <w:numId w:val="12"/>
              </w:numPr>
              <w:pBdr>
                <w:top w:val="nil"/>
                <w:left w:val="nil"/>
                <w:bottom w:val="nil"/>
                <w:right w:val="nil"/>
                <w:between w:val="nil"/>
              </w:pBdr>
              <w:tabs>
                <w:tab w:val="left" w:pos="517"/>
              </w:tabs>
              <w:spacing w:before="166"/>
              <w:ind w:left="517" w:hanging="309"/>
              <w:rPr>
                <w:rFonts w:ascii="Calibri" w:eastAsia="Calibri" w:hAnsi="Calibri" w:cs="Calibri"/>
                <w:color w:val="000000"/>
                <w:sz w:val="20"/>
                <w:szCs w:val="20"/>
              </w:rPr>
            </w:pPr>
            <w:r>
              <w:rPr>
                <w:color w:val="000000"/>
                <w:sz w:val="24"/>
                <w:szCs w:val="24"/>
              </w:rPr>
              <w:t>Functional Requirements</w:t>
            </w:r>
          </w:p>
          <w:p w14:paraId="7E742D98" w14:textId="77777777" w:rsidR="00A80864" w:rsidRDefault="00A80864" w:rsidP="00E67D59">
            <w:pPr>
              <w:numPr>
                <w:ilvl w:val="1"/>
                <w:numId w:val="12"/>
              </w:numPr>
              <w:pBdr>
                <w:top w:val="nil"/>
                <w:left w:val="nil"/>
                <w:bottom w:val="nil"/>
                <w:right w:val="nil"/>
                <w:between w:val="nil"/>
              </w:pBdr>
              <w:tabs>
                <w:tab w:val="left" w:pos="517"/>
              </w:tabs>
              <w:spacing w:before="166"/>
              <w:ind w:left="517" w:hanging="309"/>
              <w:rPr>
                <w:rFonts w:ascii="Calibri" w:eastAsia="Calibri" w:hAnsi="Calibri" w:cs="Calibri"/>
                <w:color w:val="000000"/>
                <w:sz w:val="20"/>
                <w:szCs w:val="20"/>
              </w:rPr>
            </w:pPr>
            <w:r>
              <w:rPr>
                <w:color w:val="000000"/>
                <w:sz w:val="24"/>
                <w:szCs w:val="24"/>
              </w:rPr>
              <w:t>Non-Functional Requirements</w:t>
            </w:r>
          </w:p>
          <w:p w14:paraId="4A061C73" w14:textId="77777777" w:rsidR="00A80864" w:rsidRDefault="00A80864" w:rsidP="00E67D59">
            <w:pPr>
              <w:numPr>
                <w:ilvl w:val="1"/>
                <w:numId w:val="12"/>
              </w:numPr>
              <w:pBdr>
                <w:top w:val="nil"/>
                <w:left w:val="nil"/>
                <w:bottom w:val="nil"/>
                <w:right w:val="nil"/>
                <w:between w:val="nil"/>
              </w:pBdr>
              <w:tabs>
                <w:tab w:val="left" w:pos="517"/>
              </w:tabs>
              <w:spacing w:before="164"/>
              <w:ind w:left="517" w:hanging="309"/>
              <w:rPr>
                <w:rFonts w:ascii="Calibri" w:eastAsia="Calibri" w:hAnsi="Calibri" w:cs="Calibri"/>
                <w:color w:val="000000"/>
                <w:sz w:val="20"/>
                <w:szCs w:val="20"/>
              </w:rPr>
            </w:pPr>
            <w:r>
              <w:rPr>
                <w:color w:val="000000"/>
                <w:sz w:val="24"/>
                <w:szCs w:val="24"/>
              </w:rPr>
              <w:t>Hardware Requirements</w:t>
            </w:r>
          </w:p>
          <w:p w14:paraId="677E47E9" w14:textId="77777777" w:rsidR="00A80864" w:rsidRDefault="00A80864" w:rsidP="00E67D59">
            <w:pPr>
              <w:numPr>
                <w:ilvl w:val="1"/>
                <w:numId w:val="12"/>
              </w:numPr>
              <w:pBdr>
                <w:top w:val="nil"/>
                <w:left w:val="nil"/>
                <w:bottom w:val="nil"/>
                <w:right w:val="nil"/>
                <w:between w:val="nil"/>
              </w:pBdr>
              <w:tabs>
                <w:tab w:val="left" w:pos="574"/>
              </w:tabs>
              <w:spacing w:before="135"/>
              <w:ind w:left="574" w:hanging="357"/>
              <w:rPr>
                <w:rFonts w:ascii="Calibri" w:eastAsia="Calibri" w:hAnsi="Calibri" w:cs="Calibri"/>
                <w:color w:val="000000"/>
                <w:sz w:val="24"/>
                <w:szCs w:val="24"/>
              </w:rPr>
            </w:pPr>
            <w:r>
              <w:rPr>
                <w:rFonts w:ascii="Calibri" w:eastAsia="Calibri" w:hAnsi="Calibri" w:cs="Calibri"/>
                <w:color w:val="000000"/>
                <w:sz w:val="24"/>
                <w:szCs w:val="24"/>
              </w:rPr>
              <w:t>Software Requirements</w:t>
            </w:r>
          </w:p>
        </w:tc>
        <w:tc>
          <w:tcPr>
            <w:tcW w:w="3349" w:type="dxa"/>
          </w:tcPr>
          <w:p w14:paraId="72999134" w14:textId="77777777" w:rsidR="00A80864" w:rsidRDefault="00A80864" w:rsidP="00E67D59">
            <w:pPr>
              <w:pBdr>
                <w:top w:val="nil"/>
                <w:left w:val="nil"/>
                <w:bottom w:val="nil"/>
                <w:right w:val="nil"/>
                <w:between w:val="nil"/>
              </w:pBdr>
              <w:spacing w:before="1"/>
              <w:ind w:left="104"/>
              <w:rPr>
                <w:color w:val="000000"/>
              </w:rPr>
            </w:pPr>
            <w:r>
              <w:t>4-5</w:t>
            </w:r>
          </w:p>
        </w:tc>
      </w:tr>
      <w:tr w:rsidR="00A80864" w14:paraId="0456DF0D" w14:textId="77777777" w:rsidTr="00E67D59">
        <w:trPr>
          <w:trHeight w:val="1408"/>
        </w:trPr>
        <w:tc>
          <w:tcPr>
            <w:tcW w:w="1162" w:type="dxa"/>
          </w:tcPr>
          <w:p w14:paraId="112C44CC" w14:textId="77777777" w:rsidR="00A80864" w:rsidRDefault="00A80864" w:rsidP="00E67D59">
            <w:pPr>
              <w:pBdr>
                <w:top w:val="nil"/>
                <w:left w:val="nil"/>
                <w:bottom w:val="nil"/>
                <w:right w:val="nil"/>
                <w:between w:val="nil"/>
              </w:pBdr>
              <w:spacing w:before="3"/>
              <w:ind w:left="107"/>
              <w:rPr>
                <w:color w:val="000000"/>
              </w:rPr>
            </w:pPr>
            <w:r>
              <w:rPr>
                <w:color w:val="000000"/>
              </w:rPr>
              <w:t>4</w:t>
            </w:r>
          </w:p>
        </w:tc>
        <w:tc>
          <w:tcPr>
            <w:tcW w:w="4482" w:type="dxa"/>
          </w:tcPr>
          <w:p w14:paraId="6A57FD8E" w14:textId="77777777" w:rsidR="00A80864" w:rsidRDefault="00A80864" w:rsidP="00E67D59">
            <w:pPr>
              <w:pBdr>
                <w:top w:val="nil"/>
                <w:left w:val="nil"/>
                <w:bottom w:val="nil"/>
                <w:right w:val="nil"/>
                <w:between w:val="nil"/>
              </w:pBdr>
              <w:spacing w:before="15"/>
              <w:ind w:left="212"/>
              <w:rPr>
                <w:color w:val="000000"/>
                <w:sz w:val="24"/>
                <w:szCs w:val="24"/>
              </w:rPr>
            </w:pPr>
            <w:r>
              <w:rPr>
                <w:color w:val="000000"/>
                <w:sz w:val="24"/>
                <w:szCs w:val="24"/>
              </w:rPr>
              <w:t>Methodology</w:t>
            </w:r>
          </w:p>
          <w:p w14:paraId="4CA71A4F" w14:textId="77777777" w:rsidR="00A80864" w:rsidRDefault="00A80864" w:rsidP="00E67D59">
            <w:pPr>
              <w:numPr>
                <w:ilvl w:val="1"/>
                <w:numId w:val="17"/>
              </w:numPr>
              <w:pBdr>
                <w:top w:val="nil"/>
                <w:left w:val="nil"/>
                <w:bottom w:val="nil"/>
                <w:right w:val="nil"/>
                <w:between w:val="nil"/>
              </w:pBdr>
              <w:tabs>
                <w:tab w:val="left" w:pos="521"/>
              </w:tabs>
              <w:spacing w:before="166"/>
              <w:ind w:left="521" w:hanging="311"/>
              <w:rPr>
                <w:color w:val="000000"/>
              </w:rPr>
            </w:pPr>
            <w:r>
              <w:rPr>
                <w:sz w:val="24"/>
                <w:szCs w:val="24"/>
              </w:rPr>
              <w:t>Data Collection</w:t>
            </w:r>
          </w:p>
          <w:p w14:paraId="41A92DDA" w14:textId="77777777" w:rsidR="00A80864" w:rsidRDefault="00A80864" w:rsidP="00E67D59">
            <w:pPr>
              <w:numPr>
                <w:ilvl w:val="1"/>
                <w:numId w:val="17"/>
              </w:numPr>
              <w:pBdr>
                <w:top w:val="nil"/>
                <w:left w:val="nil"/>
                <w:bottom w:val="nil"/>
                <w:right w:val="nil"/>
                <w:between w:val="nil"/>
              </w:pBdr>
              <w:tabs>
                <w:tab w:val="left" w:pos="574"/>
              </w:tabs>
              <w:spacing w:before="137"/>
              <w:ind w:left="574" w:hanging="357"/>
              <w:rPr>
                <w:rFonts w:ascii="Calibri" w:eastAsia="Calibri" w:hAnsi="Calibri" w:cs="Calibri"/>
                <w:color w:val="000000"/>
                <w:sz w:val="24"/>
                <w:szCs w:val="24"/>
              </w:rPr>
            </w:pPr>
            <w:r>
              <w:rPr>
                <w:rFonts w:ascii="Calibri" w:eastAsia="Calibri" w:hAnsi="Calibri" w:cs="Calibri"/>
                <w:sz w:val="24"/>
                <w:szCs w:val="24"/>
              </w:rPr>
              <w:t xml:space="preserve">Data </w:t>
            </w:r>
            <w:proofErr w:type="gramStart"/>
            <w:r>
              <w:rPr>
                <w:rFonts w:ascii="Calibri" w:eastAsia="Calibri" w:hAnsi="Calibri" w:cs="Calibri"/>
                <w:sz w:val="24"/>
                <w:szCs w:val="24"/>
              </w:rPr>
              <w:t>Preparation(</w:t>
            </w:r>
            <w:proofErr w:type="gramEnd"/>
            <w:r>
              <w:rPr>
                <w:rFonts w:ascii="Calibri" w:eastAsia="Calibri" w:hAnsi="Calibri" w:cs="Calibri"/>
                <w:sz w:val="24"/>
                <w:szCs w:val="24"/>
              </w:rPr>
              <w:t>Power Query)</w:t>
            </w:r>
          </w:p>
          <w:p w14:paraId="1250E648" w14:textId="77777777" w:rsidR="00A80864" w:rsidRDefault="00A80864" w:rsidP="00E67D59">
            <w:pPr>
              <w:numPr>
                <w:ilvl w:val="1"/>
                <w:numId w:val="17"/>
              </w:numPr>
              <w:pBdr>
                <w:top w:val="nil"/>
                <w:left w:val="nil"/>
                <w:bottom w:val="nil"/>
                <w:right w:val="nil"/>
                <w:between w:val="nil"/>
              </w:pBdr>
              <w:tabs>
                <w:tab w:val="left" w:pos="574"/>
              </w:tabs>
              <w:spacing w:before="137"/>
              <w:ind w:left="574" w:hanging="357"/>
              <w:rPr>
                <w:rFonts w:ascii="Calibri" w:eastAsia="Calibri" w:hAnsi="Calibri" w:cs="Calibri"/>
                <w:sz w:val="24"/>
                <w:szCs w:val="24"/>
              </w:rPr>
            </w:pPr>
            <w:r>
              <w:rPr>
                <w:rFonts w:ascii="Calibri" w:eastAsia="Calibri" w:hAnsi="Calibri" w:cs="Calibri"/>
                <w:sz w:val="24"/>
                <w:szCs w:val="24"/>
              </w:rPr>
              <w:t>Data Visualization</w:t>
            </w:r>
          </w:p>
          <w:p w14:paraId="449F02B7" w14:textId="77777777" w:rsidR="00A80864" w:rsidRDefault="00A80864" w:rsidP="00E67D59">
            <w:pPr>
              <w:numPr>
                <w:ilvl w:val="1"/>
                <w:numId w:val="17"/>
              </w:numPr>
              <w:pBdr>
                <w:top w:val="nil"/>
                <w:left w:val="nil"/>
                <w:bottom w:val="nil"/>
                <w:right w:val="nil"/>
                <w:between w:val="nil"/>
              </w:pBdr>
              <w:tabs>
                <w:tab w:val="left" w:pos="574"/>
              </w:tabs>
              <w:spacing w:before="137"/>
              <w:ind w:left="574" w:hanging="357"/>
              <w:rPr>
                <w:rFonts w:ascii="Calibri" w:eastAsia="Calibri" w:hAnsi="Calibri" w:cs="Calibri"/>
                <w:sz w:val="24"/>
                <w:szCs w:val="24"/>
              </w:rPr>
            </w:pPr>
            <w:r>
              <w:rPr>
                <w:rFonts w:ascii="Calibri" w:eastAsia="Calibri" w:hAnsi="Calibri" w:cs="Calibri"/>
                <w:sz w:val="24"/>
                <w:szCs w:val="24"/>
              </w:rPr>
              <w:t xml:space="preserve">Filters and Interactivity </w:t>
            </w:r>
          </w:p>
          <w:p w14:paraId="233806EA" w14:textId="77777777" w:rsidR="00A80864" w:rsidRDefault="00A80864" w:rsidP="00E67D59">
            <w:pPr>
              <w:numPr>
                <w:ilvl w:val="1"/>
                <w:numId w:val="17"/>
              </w:numPr>
              <w:pBdr>
                <w:top w:val="nil"/>
                <w:left w:val="nil"/>
                <w:bottom w:val="nil"/>
                <w:right w:val="nil"/>
                <w:between w:val="nil"/>
              </w:pBdr>
              <w:tabs>
                <w:tab w:val="left" w:pos="574"/>
              </w:tabs>
              <w:spacing w:before="137"/>
              <w:ind w:left="574" w:hanging="357"/>
              <w:rPr>
                <w:rFonts w:ascii="Calibri" w:eastAsia="Calibri" w:hAnsi="Calibri" w:cs="Calibri"/>
                <w:sz w:val="24"/>
                <w:szCs w:val="24"/>
              </w:rPr>
            </w:pPr>
            <w:r>
              <w:rPr>
                <w:rFonts w:ascii="Calibri" w:eastAsia="Calibri" w:hAnsi="Calibri" w:cs="Calibri"/>
                <w:sz w:val="24"/>
                <w:szCs w:val="24"/>
              </w:rPr>
              <w:t>Dashboard Design</w:t>
            </w:r>
          </w:p>
          <w:p w14:paraId="376E1015" w14:textId="77777777" w:rsidR="00A80864" w:rsidRDefault="00A80864" w:rsidP="00E67D59">
            <w:pPr>
              <w:numPr>
                <w:ilvl w:val="1"/>
                <w:numId w:val="17"/>
              </w:numPr>
              <w:pBdr>
                <w:top w:val="nil"/>
                <w:left w:val="nil"/>
                <w:bottom w:val="nil"/>
                <w:right w:val="nil"/>
                <w:between w:val="nil"/>
              </w:pBdr>
              <w:tabs>
                <w:tab w:val="left" w:pos="574"/>
              </w:tabs>
              <w:spacing w:before="137"/>
              <w:ind w:left="574" w:hanging="357"/>
              <w:rPr>
                <w:rFonts w:ascii="Calibri" w:eastAsia="Calibri" w:hAnsi="Calibri" w:cs="Calibri"/>
                <w:sz w:val="24"/>
                <w:szCs w:val="24"/>
              </w:rPr>
            </w:pPr>
            <w:r>
              <w:rPr>
                <w:rFonts w:ascii="Calibri" w:eastAsia="Calibri" w:hAnsi="Calibri" w:cs="Calibri"/>
                <w:sz w:val="24"/>
                <w:szCs w:val="24"/>
              </w:rPr>
              <w:t>outcome</w:t>
            </w:r>
          </w:p>
        </w:tc>
        <w:tc>
          <w:tcPr>
            <w:tcW w:w="3349" w:type="dxa"/>
          </w:tcPr>
          <w:p w14:paraId="146BBDA3" w14:textId="77777777" w:rsidR="00A80864" w:rsidRDefault="00A80864" w:rsidP="00E67D59">
            <w:pPr>
              <w:pBdr>
                <w:top w:val="nil"/>
                <w:left w:val="nil"/>
                <w:bottom w:val="nil"/>
                <w:right w:val="nil"/>
                <w:between w:val="nil"/>
              </w:pBdr>
              <w:spacing w:before="3"/>
              <w:ind w:left="104"/>
              <w:rPr>
                <w:color w:val="000000"/>
              </w:rPr>
            </w:pPr>
            <w:r>
              <w:t>6-8</w:t>
            </w:r>
          </w:p>
        </w:tc>
      </w:tr>
      <w:tr w:rsidR="00A80864" w14:paraId="70D53BDF" w14:textId="77777777" w:rsidTr="00E67D59">
        <w:trPr>
          <w:trHeight w:val="4176"/>
        </w:trPr>
        <w:tc>
          <w:tcPr>
            <w:tcW w:w="1162" w:type="dxa"/>
          </w:tcPr>
          <w:p w14:paraId="13B7981E" w14:textId="77777777" w:rsidR="00A80864" w:rsidRDefault="00A80864" w:rsidP="00E67D59">
            <w:pPr>
              <w:pBdr>
                <w:top w:val="nil"/>
                <w:left w:val="nil"/>
                <w:bottom w:val="nil"/>
                <w:right w:val="nil"/>
                <w:between w:val="nil"/>
              </w:pBdr>
              <w:spacing w:before="1"/>
              <w:ind w:left="107"/>
              <w:rPr>
                <w:color w:val="000000"/>
              </w:rPr>
            </w:pPr>
            <w:r>
              <w:rPr>
                <w:color w:val="000000"/>
              </w:rPr>
              <w:lastRenderedPageBreak/>
              <w:t>5</w:t>
            </w:r>
          </w:p>
        </w:tc>
        <w:tc>
          <w:tcPr>
            <w:tcW w:w="4482" w:type="dxa"/>
          </w:tcPr>
          <w:p w14:paraId="055378B0" w14:textId="77777777" w:rsidR="00A80864" w:rsidRDefault="00A80864" w:rsidP="00E67D59">
            <w:pPr>
              <w:pBdr>
                <w:top w:val="nil"/>
                <w:left w:val="nil"/>
                <w:bottom w:val="nil"/>
                <w:right w:val="nil"/>
                <w:between w:val="nil"/>
              </w:pBdr>
              <w:spacing w:before="13"/>
              <w:ind w:left="212"/>
              <w:rPr>
                <w:color w:val="000000"/>
                <w:sz w:val="24"/>
                <w:szCs w:val="24"/>
              </w:rPr>
            </w:pPr>
            <w:r>
              <w:rPr>
                <w:color w:val="000000"/>
                <w:sz w:val="24"/>
                <w:szCs w:val="24"/>
              </w:rPr>
              <w:t>Implementation</w:t>
            </w:r>
          </w:p>
          <w:p w14:paraId="6E49BDD8" w14:textId="77777777" w:rsidR="00A80864" w:rsidRDefault="00A80864" w:rsidP="00E67D59">
            <w:pPr>
              <w:numPr>
                <w:ilvl w:val="1"/>
                <w:numId w:val="16"/>
              </w:numPr>
              <w:pBdr>
                <w:top w:val="nil"/>
                <w:left w:val="nil"/>
                <w:bottom w:val="nil"/>
                <w:right w:val="nil"/>
                <w:between w:val="nil"/>
              </w:pBdr>
              <w:tabs>
                <w:tab w:val="left" w:pos="517"/>
              </w:tabs>
              <w:spacing w:before="166"/>
              <w:ind w:left="517" w:hanging="309"/>
              <w:rPr>
                <w:rFonts w:ascii="Calibri" w:eastAsia="Calibri" w:hAnsi="Calibri" w:cs="Calibri"/>
                <w:color w:val="000000"/>
                <w:sz w:val="20"/>
                <w:szCs w:val="20"/>
              </w:rPr>
            </w:pPr>
            <w:r>
              <w:rPr>
                <w:sz w:val="24"/>
                <w:szCs w:val="24"/>
              </w:rPr>
              <w:t>Dataset Description</w:t>
            </w:r>
          </w:p>
          <w:p w14:paraId="1E04F35E" w14:textId="77777777" w:rsidR="00A80864" w:rsidRDefault="00A80864" w:rsidP="00E67D59">
            <w:pPr>
              <w:numPr>
                <w:ilvl w:val="1"/>
                <w:numId w:val="16"/>
              </w:numPr>
              <w:pBdr>
                <w:top w:val="nil"/>
                <w:left w:val="nil"/>
                <w:bottom w:val="nil"/>
                <w:right w:val="nil"/>
                <w:between w:val="nil"/>
              </w:pBdr>
              <w:tabs>
                <w:tab w:val="left" w:pos="517"/>
              </w:tabs>
              <w:spacing w:before="166"/>
              <w:ind w:left="517" w:hanging="309"/>
              <w:rPr>
                <w:rFonts w:ascii="Calibri" w:eastAsia="Calibri" w:hAnsi="Calibri" w:cs="Calibri"/>
                <w:color w:val="000000"/>
                <w:sz w:val="20"/>
                <w:szCs w:val="20"/>
              </w:rPr>
            </w:pPr>
            <w:r>
              <w:rPr>
                <w:sz w:val="24"/>
                <w:szCs w:val="24"/>
              </w:rPr>
              <w:t>Data Loading</w:t>
            </w:r>
          </w:p>
          <w:p w14:paraId="3EF92634" w14:textId="77777777" w:rsidR="00A80864" w:rsidRDefault="00A80864" w:rsidP="00E67D59">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color w:val="000000"/>
                <w:sz w:val="24"/>
                <w:szCs w:val="24"/>
              </w:rPr>
            </w:pPr>
            <w:r>
              <w:rPr>
                <w:rFonts w:ascii="Calibri" w:eastAsia="Calibri" w:hAnsi="Calibri" w:cs="Calibri"/>
                <w:sz w:val="24"/>
                <w:szCs w:val="24"/>
              </w:rPr>
              <w:t xml:space="preserve">Data </w:t>
            </w:r>
            <w:proofErr w:type="gramStart"/>
            <w:r>
              <w:rPr>
                <w:rFonts w:ascii="Calibri" w:eastAsia="Calibri" w:hAnsi="Calibri" w:cs="Calibri"/>
                <w:sz w:val="24"/>
                <w:szCs w:val="24"/>
              </w:rPr>
              <w:t>Transformation(</w:t>
            </w:r>
            <w:proofErr w:type="gramEnd"/>
            <w:r>
              <w:rPr>
                <w:rFonts w:ascii="Calibri" w:eastAsia="Calibri" w:hAnsi="Calibri" w:cs="Calibri"/>
                <w:sz w:val="24"/>
                <w:szCs w:val="24"/>
              </w:rPr>
              <w:t>Power Query)</w:t>
            </w:r>
          </w:p>
          <w:p w14:paraId="773B768C" w14:textId="77777777" w:rsidR="00A80864" w:rsidRDefault="00A80864" w:rsidP="00E67D59">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Data Modelling</w:t>
            </w:r>
          </w:p>
          <w:p w14:paraId="3F3FDB03" w14:textId="77777777" w:rsidR="00A80864" w:rsidRDefault="00A80864" w:rsidP="00E67D59">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 xml:space="preserve">DAX </w:t>
            </w:r>
            <w:proofErr w:type="gramStart"/>
            <w:r>
              <w:rPr>
                <w:rFonts w:ascii="Calibri" w:eastAsia="Calibri" w:hAnsi="Calibri" w:cs="Calibri"/>
                <w:sz w:val="24"/>
                <w:szCs w:val="24"/>
              </w:rPr>
              <w:t>Measures(</w:t>
            </w:r>
            <w:proofErr w:type="gramEnd"/>
            <w:r>
              <w:rPr>
                <w:rFonts w:ascii="Calibri" w:eastAsia="Calibri" w:hAnsi="Calibri" w:cs="Calibri"/>
                <w:sz w:val="24"/>
                <w:szCs w:val="24"/>
              </w:rPr>
              <w:t>Key Calculations)</w:t>
            </w:r>
          </w:p>
          <w:p w14:paraId="0FC1C933" w14:textId="77777777" w:rsidR="00A80864" w:rsidRDefault="00A80864" w:rsidP="00E67D59">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Dashboard Visualization</w:t>
            </w:r>
          </w:p>
          <w:p w14:paraId="18506B78" w14:textId="77777777" w:rsidR="00A80864" w:rsidRDefault="00A80864" w:rsidP="00E67D59">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Filters / Slicers</w:t>
            </w:r>
          </w:p>
          <w:p w14:paraId="60378813" w14:textId="77777777" w:rsidR="00A80864" w:rsidRDefault="00A80864" w:rsidP="00E67D59">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Dashboard Layout</w:t>
            </w:r>
          </w:p>
          <w:p w14:paraId="4D6C248E" w14:textId="77777777" w:rsidR="00A80864" w:rsidRDefault="00A80864" w:rsidP="00E67D59">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Integration</w:t>
            </w:r>
          </w:p>
          <w:p w14:paraId="48C34BC1" w14:textId="77777777" w:rsidR="00A80864" w:rsidRDefault="00A80864" w:rsidP="00E67D59">
            <w:pPr>
              <w:numPr>
                <w:ilvl w:val="1"/>
                <w:numId w:val="16"/>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Final output</w:t>
            </w:r>
          </w:p>
        </w:tc>
        <w:tc>
          <w:tcPr>
            <w:tcW w:w="3349" w:type="dxa"/>
          </w:tcPr>
          <w:p w14:paraId="073E01BC" w14:textId="77777777" w:rsidR="00A80864" w:rsidRDefault="00A80864" w:rsidP="00E67D59">
            <w:pPr>
              <w:pBdr>
                <w:top w:val="nil"/>
                <w:left w:val="nil"/>
                <w:bottom w:val="nil"/>
                <w:right w:val="nil"/>
                <w:between w:val="nil"/>
              </w:pBdr>
              <w:spacing w:before="1"/>
              <w:ind w:left="104"/>
              <w:rPr>
                <w:color w:val="000000"/>
              </w:rPr>
            </w:pPr>
            <w:r>
              <w:t>9-13</w:t>
            </w:r>
          </w:p>
        </w:tc>
      </w:tr>
      <w:tr w:rsidR="00A80864" w14:paraId="22A151B4" w14:textId="77777777" w:rsidTr="00E67D59">
        <w:trPr>
          <w:trHeight w:val="537"/>
        </w:trPr>
        <w:tc>
          <w:tcPr>
            <w:tcW w:w="1162" w:type="dxa"/>
          </w:tcPr>
          <w:p w14:paraId="3F66CB27" w14:textId="77777777" w:rsidR="00A80864" w:rsidRDefault="00A80864" w:rsidP="00E67D59">
            <w:pPr>
              <w:pBdr>
                <w:top w:val="nil"/>
                <w:left w:val="nil"/>
                <w:bottom w:val="nil"/>
                <w:right w:val="nil"/>
                <w:between w:val="nil"/>
              </w:pBdr>
              <w:spacing w:before="1"/>
              <w:ind w:left="107"/>
              <w:rPr>
                <w:color w:val="000000"/>
              </w:rPr>
            </w:pPr>
            <w:r>
              <w:rPr>
                <w:color w:val="000000"/>
              </w:rPr>
              <w:t>6</w:t>
            </w:r>
          </w:p>
        </w:tc>
        <w:tc>
          <w:tcPr>
            <w:tcW w:w="4482" w:type="dxa"/>
          </w:tcPr>
          <w:p w14:paraId="658C7BCB" w14:textId="77777777" w:rsidR="00A80864" w:rsidRDefault="00A80864" w:rsidP="00E67D59">
            <w:pPr>
              <w:pBdr>
                <w:top w:val="nil"/>
                <w:left w:val="nil"/>
                <w:bottom w:val="nil"/>
                <w:right w:val="nil"/>
                <w:between w:val="nil"/>
              </w:pBdr>
              <w:ind w:left="107"/>
              <w:rPr>
                <w:rFonts w:ascii="Calibri" w:eastAsia="Calibri" w:hAnsi="Calibri" w:cs="Calibri"/>
                <w:color w:val="000000"/>
                <w:sz w:val="24"/>
                <w:szCs w:val="24"/>
              </w:rPr>
            </w:pPr>
            <w:r>
              <w:rPr>
                <w:rFonts w:ascii="Calibri" w:eastAsia="Calibri" w:hAnsi="Calibri" w:cs="Calibri"/>
                <w:color w:val="000000"/>
                <w:sz w:val="24"/>
                <w:szCs w:val="24"/>
              </w:rPr>
              <w:t>Result</w:t>
            </w:r>
          </w:p>
        </w:tc>
        <w:tc>
          <w:tcPr>
            <w:tcW w:w="3349" w:type="dxa"/>
          </w:tcPr>
          <w:p w14:paraId="597618C6" w14:textId="77777777" w:rsidR="00A80864" w:rsidRDefault="00A80864" w:rsidP="00E67D59">
            <w:pPr>
              <w:pBdr>
                <w:top w:val="nil"/>
                <w:left w:val="nil"/>
                <w:bottom w:val="nil"/>
                <w:right w:val="nil"/>
                <w:between w:val="nil"/>
              </w:pBdr>
              <w:spacing w:before="1"/>
              <w:ind w:left="104"/>
              <w:rPr>
                <w:color w:val="000000"/>
              </w:rPr>
            </w:pPr>
            <w:r>
              <w:t>14-16</w:t>
            </w:r>
          </w:p>
        </w:tc>
      </w:tr>
      <w:tr w:rsidR="00A80864" w14:paraId="6103B71C" w14:textId="77777777" w:rsidTr="00E67D59">
        <w:trPr>
          <w:trHeight w:val="1034"/>
        </w:trPr>
        <w:tc>
          <w:tcPr>
            <w:tcW w:w="1162" w:type="dxa"/>
          </w:tcPr>
          <w:p w14:paraId="21C81DD7" w14:textId="77777777" w:rsidR="00A80864" w:rsidRDefault="00A80864" w:rsidP="00E67D59">
            <w:pPr>
              <w:pBdr>
                <w:top w:val="nil"/>
                <w:left w:val="nil"/>
                <w:bottom w:val="nil"/>
                <w:right w:val="nil"/>
                <w:between w:val="nil"/>
              </w:pBdr>
              <w:spacing w:before="237"/>
              <w:rPr>
                <w:color w:val="000000"/>
              </w:rPr>
            </w:pPr>
          </w:p>
          <w:p w14:paraId="152D8478" w14:textId="77777777" w:rsidR="00A80864" w:rsidRDefault="00A80864" w:rsidP="00E67D59">
            <w:pPr>
              <w:pBdr>
                <w:top w:val="nil"/>
                <w:left w:val="nil"/>
                <w:bottom w:val="nil"/>
                <w:right w:val="nil"/>
                <w:between w:val="nil"/>
              </w:pBdr>
              <w:ind w:left="107"/>
              <w:rPr>
                <w:color w:val="000000"/>
              </w:rPr>
            </w:pPr>
          </w:p>
        </w:tc>
        <w:tc>
          <w:tcPr>
            <w:tcW w:w="4482" w:type="dxa"/>
          </w:tcPr>
          <w:p w14:paraId="0E3FAE63" w14:textId="77777777" w:rsidR="00A80864" w:rsidRDefault="00A80864" w:rsidP="00E67D59">
            <w:pPr>
              <w:pBdr>
                <w:top w:val="nil"/>
                <w:left w:val="nil"/>
                <w:bottom w:val="nil"/>
                <w:right w:val="nil"/>
                <w:between w:val="nil"/>
              </w:pBdr>
              <w:spacing w:line="275" w:lineRule="auto"/>
              <w:ind w:left="107"/>
              <w:rPr>
                <w:color w:val="000000"/>
                <w:sz w:val="24"/>
                <w:szCs w:val="24"/>
              </w:rPr>
            </w:pPr>
            <w:r>
              <w:rPr>
                <w:color w:val="000000"/>
                <w:sz w:val="24"/>
                <w:szCs w:val="24"/>
              </w:rPr>
              <w:t>Conclusion</w:t>
            </w:r>
          </w:p>
          <w:p w14:paraId="3C11C7AF" w14:textId="77777777" w:rsidR="00A80864" w:rsidRDefault="00A80864" w:rsidP="00E67D59">
            <w:pPr>
              <w:pBdr>
                <w:top w:val="nil"/>
                <w:left w:val="nil"/>
                <w:bottom w:val="nil"/>
                <w:right w:val="nil"/>
                <w:between w:val="nil"/>
              </w:pBdr>
              <w:spacing w:before="240"/>
              <w:ind w:left="107"/>
              <w:rPr>
                <w:color w:val="000000"/>
                <w:sz w:val="24"/>
                <w:szCs w:val="24"/>
              </w:rPr>
            </w:pPr>
            <w:r>
              <w:rPr>
                <w:color w:val="000000"/>
                <w:sz w:val="24"/>
                <w:szCs w:val="24"/>
              </w:rPr>
              <w:t>References</w:t>
            </w:r>
          </w:p>
        </w:tc>
        <w:tc>
          <w:tcPr>
            <w:tcW w:w="3349" w:type="dxa"/>
          </w:tcPr>
          <w:p w14:paraId="11265580" w14:textId="77777777" w:rsidR="00A80864" w:rsidRDefault="00A80864" w:rsidP="00E67D59">
            <w:pPr>
              <w:pBdr>
                <w:top w:val="nil"/>
                <w:left w:val="nil"/>
                <w:bottom w:val="nil"/>
                <w:right w:val="nil"/>
                <w:between w:val="nil"/>
              </w:pBdr>
              <w:spacing w:before="1"/>
              <w:ind w:left="104"/>
              <w:rPr>
                <w:color w:val="000000"/>
              </w:rPr>
            </w:pPr>
            <w:r>
              <w:t>17</w:t>
            </w:r>
          </w:p>
          <w:p w14:paraId="06AAC993" w14:textId="77777777" w:rsidR="00A80864" w:rsidRDefault="00A80864" w:rsidP="00E67D59">
            <w:pPr>
              <w:pBdr>
                <w:top w:val="nil"/>
                <w:left w:val="nil"/>
                <w:bottom w:val="nil"/>
                <w:right w:val="nil"/>
                <w:between w:val="nil"/>
              </w:pBdr>
              <w:spacing w:before="236"/>
              <w:ind w:left="104"/>
              <w:rPr>
                <w:color w:val="000000"/>
              </w:rPr>
            </w:pPr>
            <w:r>
              <w:rPr>
                <w:color w:val="000000"/>
              </w:rPr>
              <w:t>1</w:t>
            </w:r>
            <w:r>
              <w:t>8</w:t>
            </w:r>
          </w:p>
        </w:tc>
      </w:tr>
    </w:tbl>
    <w:p w14:paraId="66949B8A" w14:textId="77777777" w:rsidR="00A80864" w:rsidRDefault="00A80864" w:rsidP="00A80864">
      <w:pPr>
        <w:pBdr>
          <w:top w:val="nil"/>
          <w:left w:val="nil"/>
          <w:bottom w:val="nil"/>
          <w:right w:val="nil"/>
          <w:between w:val="nil"/>
        </w:pBdr>
        <w:spacing w:before="1"/>
        <w:ind w:left="107"/>
      </w:pPr>
    </w:p>
    <w:p w14:paraId="6E1FEC53" w14:textId="77777777" w:rsidR="00A80864" w:rsidRDefault="00A80864" w:rsidP="00A80864">
      <w:pPr>
        <w:pBdr>
          <w:top w:val="nil"/>
          <w:left w:val="nil"/>
          <w:bottom w:val="nil"/>
          <w:right w:val="nil"/>
          <w:between w:val="nil"/>
        </w:pBdr>
        <w:spacing w:before="1"/>
        <w:ind w:left="107"/>
      </w:pPr>
    </w:p>
    <w:p w14:paraId="59BA1B45" w14:textId="77777777" w:rsidR="00A80864" w:rsidRDefault="00A80864" w:rsidP="00A80864">
      <w:pPr>
        <w:pBdr>
          <w:top w:val="nil"/>
          <w:left w:val="nil"/>
          <w:bottom w:val="nil"/>
          <w:right w:val="nil"/>
          <w:between w:val="nil"/>
        </w:pBdr>
        <w:spacing w:before="1"/>
        <w:ind w:left="107"/>
      </w:pPr>
    </w:p>
    <w:p w14:paraId="53B50E4A" w14:textId="77777777" w:rsidR="00A80864" w:rsidRDefault="00A80864" w:rsidP="00A80864">
      <w:pPr>
        <w:pBdr>
          <w:top w:val="nil"/>
          <w:left w:val="nil"/>
          <w:bottom w:val="nil"/>
          <w:right w:val="nil"/>
          <w:between w:val="nil"/>
        </w:pBdr>
        <w:spacing w:before="1"/>
        <w:ind w:left="107"/>
      </w:pPr>
    </w:p>
    <w:p w14:paraId="63F2201F" w14:textId="77777777" w:rsidR="00A80864" w:rsidRDefault="00A80864" w:rsidP="00A80864">
      <w:pPr>
        <w:pBdr>
          <w:top w:val="nil"/>
          <w:left w:val="nil"/>
          <w:bottom w:val="nil"/>
          <w:right w:val="nil"/>
          <w:between w:val="nil"/>
        </w:pBdr>
        <w:spacing w:before="1"/>
        <w:ind w:left="107"/>
      </w:pPr>
    </w:p>
    <w:p w14:paraId="5AC72D09" w14:textId="77777777" w:rsidR="00A80864" w:rsidRDefault="00A80864" w:rsidP="00A80864">
      <w:pPr>
        <w:pBdr>
          <w:top w:val="nil"/>
          <w:left w:val="nil"/>
          <w:bottom w:val="nil"/>
          <w:right w:val="nil"/>
          <w:between w:val="nil"/>
        </w:pBdr>
        <w:spacing w:before="1"/>
        <w:ind w:left="107"/>
      </w:pPr>
    </w:p>
    <w:p w14:paraId="2617A210" w14:textId="77777777" w:rsidR="00A80864" w:rsidRDefault="00A80864" w:rsidP="00A80864">
      <w:pPr>
        <w:pBdr>
          <w:top w:val="nil"/>
          <w:left w:val="nil"/>
          <w:bottom w:val="nil"/>
          <w:right w:val="nil"/>
          <w:between w:val="nil"/>
        </w:pBdr>
        <w:spacing w:before="1"/>
        <w:ind w:left="107"/>
      </w:pPr>
    </w:p>
    <w:p w14:paraId="73B119F3" w14:textId="77777777" w:rsidR="00A80864" w:rsidRDefault="00A80864" w:rsidP="00A80864">
      <w:pPr>
        <w:pBdr>
          <w:top w:val="nil"/>
          <w:left w:val="nil"/>
          <w:bottom w:val="nil"/>
          <w:right w:val="nil"/>
          <w:between w:val="nil"/>
        </w:pBdr>
        <w:spacing w:before="1"/>
        <w:ind w:left="107"/>
      </w:pPr>
    </w:p>
    <w:p w14:paraId="6C3D6CD2" w14:textId="77777777" w:rsidR="00A80864" w:rsidRDefault="00A80864" w:rsidP="00A80864">
      <w:pPr>
        <w:pBdr>
          <w:top w:val="nil"/>
          <w:left w:val="nil"/>
          <w:bottom w:val="nil"/>
          <w:right w:val="nil"/>
          <w:between w:val="nil"/>
        </w:pBdr>
        <w:spacing w:before="1"/>
        <w:ind w:left="107"/>
      </w:pPr>
    </w:p>
    <w:p w14:paraId="0B84A3B6" w14:textId="77777777" w:rsidR="00A80864" w:rsidRDefault="00A80864" w:rsidP="00A80864">
      <w:pPr>
        <w:pBdr>
          <w:top w:val="nil"/>
          <w:left w:val="nil"/>
          <w:bottom w:val="nil"/>
          <w:right w:val="nil"/>
          <w:between w:val="nil"/>
        </w:pBdr>
        <w:spacing w:before="1"/>
        <w:ind w:left="107"/>
      </w:pPr>
    </w:p>
    <w:p w14:paraId="7A89347C" w14:textId="77777777" w:rsidR="00A80864" w:rsidRDefault="00A80864" w:rsidP="00A80864">
      <w:pPr>
        <w:pBdr>
          <w:top w:val="nil"/>
          <w:left w:val="nil"/>
          <w:bottom w:val="nil"/>
          <w:right w:val="nil"/>
          <w:between w:val="nil"/>
        </w:pBdr>
        <w:spacing w:before="1"/>
        <w:ind w:left="107"/>
      </w:pPr>
    </w:p>
    <w:p w14:paraId="7CAF822A" w14:textId="77777777" w:rsidR="00A80864" w:rsidRDefault="00A80864" w:rsidP="00A80864">
      <w:pPr>
        <w:pBdr>
          <w:top w:val="nil"/>
          <w:left w:val="nil"/>
          <w:bottom w:val="nil"/>
          <w:right w:val="nil"/>
          <w:between w:val="nil"/>
        </w:pBdr>
        <w:spacing w:before="1"/>
        <w:ind w:left="107"/>
      </w:pPr>
    </w:p>
    <w:p w14:paraId="74216EAE" w14:textId="77777777" w:rsidR="00A80864" w:rsidRDefault="00A80864" w:rsidP="00A80864">
      <w:pPr>
        <w:pBdr>
          <w:top w:val="nil"/>
          <w:left w:val="nil"/>
          <w:bottom w:val="nil"/>
          <w:right w:val="nil"/>
          <w:between w:val="nil"/>
        </w:pBdr>
        <w:spacing w:before="1"/>
        <w:ind w:left="107"/>
      </w:pPr>
    </w:p>
    <w:p w14:paraId="419FF8EE" w14:textId="77777777" w:rsidR="00A80864" w:rsidRDefault="00A80864" w:rsidP="00A80864">
      <w:pPr>
        <w:pBdr>
          <w:top w:val="nil"/>
          <w:left w:val="nil"/>
          <w:bottom w:val="nil"/>
          <w:right w:val="nil"/>
          <w:between w:val="nil"/>
        </w:pBdr>
        <w:spacing w:before="1"/>
        <w:ind w:left="107"/>
      </w:pPr>
    </w:p>
    <w:p w14:paraId="311D95B5" w14:textId="77777777" w:rsidR="00A80864" w:rsidRDefault="00A80864" w:rsidP="00A80864">
      <w:pPr>
        <w:pBdr>
          <w:top w:val="nil"/>
          <w:left w:val="nil"/>
          <w:bottom w:val="nil"/>
          <w:right w:val="nil"/>
          <w:between w:val="nil"/>
        </w:pBdr>
        <w:spacing w:before="1"/>
        <w:ind w:left="107"/>
      </w:pPr>
    </w:p>
    <w:p w14:paraId="57051306" w14:textId="77777777" w:rsidR="00A80864" w:rsidRDefault="00A80864" w:rsidP="00A80864">
      <w:pPr>
        <w:pBdr>
          <w:top w:val="nil"/>
          <w:left w:val="nil"/>
          <w:bottom w:val="nil"/>
          <w:right w:val="nil"/>
          <w:between w:val="nil"/>
        </w:pBdr>
        <w:spacing w:before="1"/>
        <w:ind w:left="107"/>
      </w:pPr>
    </w:p>
    <w:p w14:paraId="78B7B7F3" w14:textId="77777777" w:rsidR="00A80864" w:rsidRDefault="00A80864" w:rsidP="00A80864">
      <w:pPr>
        <w:pBdr>
          <w:top w:val="nil"/>
          <w:left w:val="nil"/>
          <w:bottom w:val="nil"/>
          <w:right w:val="nil"/>
          <w:between w:val="nil"/>
        </w:pBdr>
        <w:spacing w:before="1"/>
        <w:ind w:left="107"/>
      </w:pPr>
    </w:p>
    <w:p w14:paraId="3B18DF43" w14:textId="77777777" w:rsidR="00A80864" w:rsidRDefault="00A80864" w:rsidP="00A80864">
      <w:pPr>
        <w:pBdr>
          <w:top w:val="nil"/>
          <w:left w:val="nil"/>
          <w:bottom w:val="nil"/>
          <w:right w:val="nil"/>
          <w:between w:val="nil"/>
        </w:pBdr>
        <w:spacing w:before="1"/>
        <w:ind w:left="107"/>
      </w:pPr>
    </w:p>
    <w:p w14:paraId="4439DC17" w14:textId="77777777" w:rsidR="00A80864" w:rsidRDefault="00A80864" w:rsidP="00A80864">
      <w:pPr>
        <w:pBdr>
          <w:top w:val="nil"/>
          <w:left w:val="nil"/>
          <w:bottom w:val="nil"/>
          <w:right w:val="nil"/>
          <w:between w:val="nil"/>
        </w:pBdr>
        <w:spacing w:before="1"/>
        <w:ind w:left="107"/>
      </w:pPr>
    </w:p>
    <w:p w14:paraId="7ABD3485" w14:textId="77777777" w:rsidR="00A80864" w:rsidRDefault="00A80864" w:rsidP="00A80864">
      <w:pPr>
        <w:pBdr>
          <w:top w:val="nil"/>
          <w:left w:val="nil"/>
          <w:bottom w:val="nil"/>
          <w:right w:val="nil"/>
          <w:between w:val="nil"/>
        </w:pBdr>
        <w:spacing w:before="1"/>
        <w:ind w:left="107"/>
      </w:pPr>
    </w:p>
    <w:p w14:paraId="4794CE2C" w14:textId="77777777" w:rsidR="00A80864" w:rsidRDefault="00A80864" w:rsidP="00A80864">
      <w:pPr>
        <w:pBdr>
          <w:top w:val="nil"/>
          <w:left w:val="nil"/>
          <w:bottom w:val="nil"/>
          <w:right w:val="nil"/>
          <w:between w:val="nil"/>
        </w:pBdr>
        <w:spacing w:before="1"/>
        <w:ind w:left="107"/>
      </w:pPr>
    </w:p>
    <w:p w14:paraId="32B65191" w14:textId="77777777" w:rsidR="00A80864" w:rsidRDefault="00A80864" w:rsidP="00A80864">
      <w:pPr>
        <w:pBdr>
          <w:top w:val="nil"/>
          <w:left w:val="nil"/>
          <w:bottom w:val="nil"/>
          <w:right w:val="nil"/>
          <w:between w:val="nil"/>
        </w:pBdr>
        <w:spacing w:before="1"/>
        <w:ind w:left="107"/>
      </w:pPr>
    </w:p>
    <w:p w14:paraId="1763EA84" w14:textId="77777777" w:rsidR="00A80864" w:rsidRDefault="00A80864" w:rsidP="00A80864">
      <w:pPr>
        <w:pBdr>
          <w:top w:val="nil"/>
          <w:left w:val="nil"/>
          <w:bottom w:val="nil"/>
          <w:right w:val="nil"/>
          <w:between w:val="nil"/>
        </w:pBdr>
        <w:spacing w:before="1"/>
        <w:ind w:left="107"/>
      </w:pPr>
    </w:p>
    <w:p w14:paraId="0A630905" w14:textId="77777777" w:rsidR="00A80864" w:rsidRDefault="00A80864" w:rsidP="00A80864">
      <w:pPr>
        <w:pBdr>
          <w:top w:val="nil"/>
          <w:left w:val="nil"/>
          <w:bottom w:val="nil"/>
          <w:right w:val="nil"/>
          <w:between w:val="nil"/>
        </w:pBdr>
        <w:spacing w:before="1"/>
        <w:ind w:left="107"/>
      </w:pPr>
    </w:p>
    <w:p w14:paraId="145DA8C9" w14:textId="77777777" w:rsidR="00A80864" w:rsidRDefault="00A80864" w:rsidP="00A80864">
      <w:pPr>
        <w:pBdr>
          <w:top w:val="nil"/>
          <w:left w:val="nil"/>
          <w:bottom w:val="nil"/>
          <w:right w:val="nil"/>
          <w:between w:val="nil"/>
        </w:pBdr>
        <w:spacing w:before="1"/>
        <w:ind w:left="107"/>
      </w:pPr>
    </w:p>
    <w:p w14:paraId="76A295C1" w14:textId="77777777" w:rsidR="008506E8" w:rsidRDefault="008506E8" w:rsidP="00A80864">
      <w:pPr>
        <w:pBdr>
          <w:top w:val="nil"/>
          <w:left w:val="nil"/>
          <w:bottom w:val="nil"/>
          <w:right w:val="nil"/>
          <w:between w:val="nil"/>
        </w:pBdr>
        <w:spacing w:before="1"/>
        <w:ind w:left="2880"/>
      </w:pPr>
    </w:p>
    <w:p w14:paraId="0774773F" w14:textId="77777777" w:rsidR="008506E8" w:rsidRDefault="008506E8" w:rsidP="00A80864">
      <w:pPr>
        <w:pBdr>
          <w:top w:val="nil"/>
          <w:left w:val="nil"/>
          <w:bottom w:val="nil"/>
          <w:right w:val="nil"/>
          <w:between w:val="nil"/>
        </w:pBdr>
        <w:spacing w:before="1"/>
        <w:ind w:left="2880"/>
      </w:pPr>
    </w:p>
    <w:p w14:paraId="5D1D49AF" w14:textId="77777777" w:rsidR="008506E8" w:rsidRDefault="008506E8" w:rsidP="00A80864">
      <w:pPr>
        <w:pBdr>
          <w:top w:val="nil"/>
          <w:left w:val="nil"/>
          <w:bottom w:val="nil"/>
          <w:right w:val="nil"/>
          <w:between w:val="nil"/>
        </w:pBdr>
        <w:spacing w:before="1"/>
        <w:ind w:left="2880"/>
      </w:pPr>
    </w:p>
    <w:p w14:paraId="7B569A63" w14:textId="77777777" w:rsidR="008506E8" w:rsidRDefault="008506E8" w:rsidP="00A80864">
      <w:pPr>
        <w:pBdr>
          <w:top w:val="nil"/>
          <w:left w:val="nil"/>
          <w:bottom w:val="nil"/>
          <w:right w:val="nil"/>
          <w:between w:val="nil"/>
        </w:pBdr>
        <w:spacing w:before="1"/>
        <w:ind w:left="2880"/>
      </w:pPr>
    </w:p>
    <w:p w14:paraId="6820E1B0" w14:textId="446DBA01" w:rsidR="00A80864" w:rsidRDefault="00A80864" w:rsidP="00A80864">
      <w:pPr>
        <w:pBdr>
          <w:top w:val="nil"/>
          <w:left w:val="nil"/>
          <w:bottom w:val="nil"/>
          <w:right w:val="nil"/>
          <w:between w:val="nil"/>
        </w:pBdr>
        <w:spacing w:before="1"/>
        <w:ind w:left="2880"/>
        <w:rPr>
          <w:b/>
          <w:bCs/>
          <w:sz w:val="36"/>
          <w:szCs w:val="36"/>
          <w:u w:val="single"/>
        </w:rPr>
      </w:pPr>
      <w:r>
        <w:t xml:space="preserve">    </w:t>
      </w:r>
      <w:r>
        <w:rPr>
          <w:b/>
          <w:bCs/>
          <w:sz w:val="36"/>
          <w:szCs w:val="36"/>
          <w:u w:val="single"/>
        </w:rPr>
        <w:t xml:space="preserve">ABSTRACT </w:t>
      </w:r>
    </w:p>
    <w:p w14:paraId="507EFF65" w14:textId="77777777" w:rsidR="00A80864" w:rsidRDefault="00A80864" w:rsidP="00A80864">
      <w:pPr>
        <w:pStyle w:val="NormalWeb"/>
        <w:spacing w:line="276" w:lineRule="auto"/>
        <w:jc w:val="both"/>
      </w:pPr>
    </w:p>
    <w:p w14:paraId="2FBE1F89" w14:textId="5759EA0D" w:rsidR="004460C1" w:rsidRPr="004460C1" w:rsidRDefault="004460C1" w:rsidP="004460C1">
      <w:pPr>
        <w:pStyle w:val="NormalWeb"/>
        <w:rPr>
          <w:lang w:val="en-IN"/>
        </w:rPr>
      </w:pPr>
      <w:r w:rsidRPr="004460C1">
        <w:rPr>
          <w:lang w:val="en-IN"/>
        </w:rPr>
        <w:t xml:space="preserve">The </w:t>
      </w:r>
      <w:r w:rsidRPr="004460C1">
        <w:rPr>
          <w:b/>
          <w:bCs/>
          <w:lang w:val="en-IN"/>
        </w:rPr>
        <w:t>“Chocolate Sales Analysis”</w:t>
      </w:r>
      <w:r w:rsidRPr="004460C1">
        <w:rPr>
          <w:lang w:val="en-IN"/>
        </w:rPr>
        <w:t xml:space="preserve"> project is designed to provide an interactive and insightful visualization of chocolate sales data using Power BI. The main objective of this project is to transform raw sales data into meaningful insights through dynamic dashboards, enabling users to </w:t>
      </w:r>
      <w:proofErr w:type="gramStart"/>
      <w:r w:rsidRPr="004460C1">
        <w:rPr>
          <w:lang w:val="en-IN"/>
        </w:rPr>
        <w:t>analy</w:t>
      </w:r>
      <w:r w:rsidR="00A52C90">
        <w:rPr>
          <w:lang w:val="en-IN"/>
        </w:rPr>
        <w:t xml:space="preserve">sis </w:t>
      </w:r>
      <w:r w:rsidRPr="004460C1">
        <w:rPr>
          <w:lang w:val="en-IN"/>
        </w:rPr>
        <w:t xml:space="preserve"> key</w:t>
      </w:r>
      <w:proofErr w:type="gramEnd"/>
      <w:r w:rsidRPr="004460C1">
        <w:rPr>
          <w:lang w:val="en-IN"/>
        </w:rPr>
        <w:t xml:space="preserve"> business metrics such as total sales, profit, customer trends, product performance, and regional distribution.</w:t>
      </w:r>
    </w:p>
    <w:p w14:paraId="2BCC8A9C" w14:textId="77777777" w:rsidR="004460C1" w:rsidRPr="004460C1" w:rsidRDefault="004460C1" w:rsidP="004460C1">
      <w:pPr>
        <w:pStyle w:val="NormalWeb"/>
        <w:rPr>
          <w:lang w:val="en-IN"/>
        </w:rPr>
      </w:pPr>
      <w:r w:rsidRPr="004460C1">
        <w:rPr>
          <w:lang w:val="en-IN"/>
        </w:rPr>
        <w:t>The dashboard allows users to explore sales performance using various filters such as product category, region, and time period, helping in detailed and customized analysis. Key performance indicators (KPIs) like total revenue, total profit, and sales growth are displayed to give a quick overview of business performance. Visual elements such as bar charts, line graphs, and pie charts are used to highlight top-selling products, monthly sales trends, and category-wise distribution.</w:t>
      </w:r>
    </w:p>
    <w:p w14:paraId="60EE5338" w14:textId="1A0B6F3A" w:rsidR="004460C1" w:rsidRPr="004460C1" w:rsidRDefault="004460C1" w:rsidP="004460C1">
      <w:pPr>
        <w:pStyle w:val="NormalWeb"/>
        <w:rPr>
          <w:lang w:val="en-IN"/>
        </w:rPr>
      </w:pPr>
      <w:r w:rsidRPr="004460C1">
        <w:rPr>
          <w:lang w:val="en-IN"/>
        </w:rPr>
        <w:t>This analysis helps in identifying high-performing products, understanding customer purchasing behavio</w:t>
      </w:r>
      <w:r w:rsidR="004E04CF">
        <w:rPr>
          <w:lang w:val="en-IN"/>
        </w:rPr>
        <w:t>u</w:t>
      </w:r>
      <w:r w:rsidRPr="004460C1">
        <w:rPr>
          <w:lang w:val="en-IN"/>
        </w:rPr>
        <w:t>r, and detecting patterns in sales trends. It also assists businesses in making data-driven decisions related to inventory management, marketing strategies, and sales optimization.</w:t>
      </w:r>
    </w:p>
    <w:p w14:paraId="31FB6F4D" w14:textId="77777777" w:rsidR="004460C1" w:rsidRPr="004460C1" w:rsidRDefault="004460C1" w:rsidP="004460C1">
      <w:pPr>
        <w:pStyle w:val="NormalWeb"/>
        <w:rPr>
          <w:lang w:val="en-IN"/>
        </w:rPr>
      </w:pPr>
      <w:r w:rsidRPr="004460C1">
        <w:rPr>
          <w:lang w:val="en-IN"/>
        </w:rPr>
        <w:t>Overall, the Chocolate Sales Analysis dashboard converts complex sales data into a simple, interactive, and visually appealing format, making it a valuable tool for business analysts, managers, and stakeholders to improve decision-making and enhance overall business performance.</w:t>
      </w:r>
    </w:p>
    <w:p w14:paraId="68529D79" w14:textId="77777777" w:rsidR="00A80864" w:rsidRDefault="00A80864" w:rsidP="00A80864">
      <w:pPr>
        <w:pStyle w:val="NormalWeb"/>
      </w:pPr>
    </w:p>
    <w:p w14:paraId="1F648E9D" w14:textId="77777777" w:rsidR="00313DCE" w:rsidRDefault="00313DCE" w:rsidP="00A80864">
      <w:pPr>
        <w:pStyle w:val="NormalWeb"/>
      </w:pPr>
    </w:p>
    <w:p w14:paraId="315ACD77" w14:textId="77777777" w:rsidR="00313DCE" w:rsidRDefault="00313DCE" w:rsidP="00A80864">
      <w:pPr>
        <w:pStyle w:val="NormalWeb"/>
      </w:pPr>
    </w:p>
    <w:p w14:paraId="3BD3BA40" w14:textId="77777777" w:rsidR="00313DCE" w:rsidRDefault="00313DCE" w:rsidP="00A80864">
      <w:pPr>
        <w:pStyle w:val="NormalWeb"/>
      </w:pPr>
    </w:p>
    <w:p w14:paraId="44702371" w14:textId="77777777" w:rsidR="00A80864" w:rsidRDefault="00A80864" w:rsidP="00A80864">
      <w:pPr>
        <w:pStyle w:val="NormalWeb"/>
      </w:pPr>
    </w:p>
    <w:p w14:paraId="1D0C82E4" w14:textId="77777777" w:rsidR="00A80864" w:rsidRDefault="00A80864" w:rsidP="00A80864">
      <w:pPr>
        <w:pStyle w:val="NormalWeb"/>
      </w:pPr>
    </w:p>
    <w:p w14:paraId="04061A55" w14:textId="77777777" w:rsidR="00A80864" w:rsidRDefault="00A80864" w:rsidP="00A80864">
      <w:pPr>
        <w:pStyle w:val="NormalWeb"/>
      </w:pPr>
    </w:p>
    <w:p w14:paraId="792CD683" w14:textId="77777777" w:rsidR="00A80864" w:rsidRDefault="00A80864" w:rsidP="00A80864">
      <w:pPr>
        <w:pStyle w:val="NormalWeb"/>
      </w:pPr>
    </w:p>
    <w:p w14:paraId="57DF8BC4" w14:textId="77777777" w:rsidR="00313DCE" w:rsidRDefault="00313DCE" w:rsidP="00A80864">
      <w:pPr>
        <w:pStyle w:val="NormalWeb"/>
      </w:pPr>
    </w:p>
    <w:p w14:paraId="00C18C56" w14:textId="77777777" w:rsidR="00313DCE" w:rsidRDefault="00313DCE" w:rsidP="00A80864">
      <w:pPr>
        <w:pStyle w:val="NormalWeb"/>
      </w:pPr>
    </w:p>
    <w:p w14:paraId="06A6CBB1" w14:textId="77777777" w:rsidR="00A80864" w:rsidRDefault="00A80864" w:rsidP="00A80864">
      <w:pPr>
        <w:spacing w:before="240" w:after="240" w:line="360" w:lineRule="auto"/>
        <w:ind w:right="566"/>
        <w:jc w:val="both"/>
        <w:rPr>
          <w:b/>
          <w:bCs/>
          <w:sz w:val="36"/>
          <w:szCs w:val="36"/>
        </w:rPr>
      </w:pPr>
      <w:r>
        <w:rPr>
          <w:b/>
          <w:bCs/>
          <w:sz w:val="36"/>
          <w:szCs w:val="36"/>
        </w:rPr>
        <w:t>CHAPTER 1</w:t>
      </w:r>
      <w:r>
        <w:rPr>
          <w:b/>
          <w:bCs/>
          <w:sz w:val="36"/>
          <w:szCs w:val="36"/>
        </w:rPr>
        <w:tab/>
      </w:r>
      <w:r>
        <w:rPr>
          <w:b/>
          <w:bCs/>
          <w:sz w:val="36"/>
          <w:szCs w:val="36"/>
        </w:rPr>
        <w:tab/>
      </w:r>
      <w:r>
        <w:rPr>
          <w:b/>
          <w:bCs/>
          <w:sz w:val="36"/>
          <w:szCs w:val="36"/>
        </w:rPr>
        <w:tab/>
      </w:r>
      <w:r>
        <w:rPr>
          <w:b/>
          <w:bCs/>
          <w:sz w:val="36"/>
          <w:szCs w:val="36"/>
        </w:rPr>
        <w:tab/>
      </w:r>
    </w:p>
    <w:p w14:paraId="47E10C08" w14:textId="77777777" w:rsidR="00A80864" w:rsidRDefault="00A80864" w:rsidP="00A80864">
      <w:pPr>
        <w:spacing w:before="240" w:after="240" w:line="360" w:lineRule="auto"/>
        <w:ind w:left="2160" w:right="566" w:firstLine="720"/>
        <w:jc w:val="both"/>
        <w:rPr>
          <w:b/>
          <w:bCs/>
          <w:sz w:val="36"/>
          <w:szCs w:val="36"/>
        </w:rPr>
      </w:pPr>
      <w:r>
        <w:rPr>
          <w:b/>
          <w:bCs/>
          <w:sz w:val="36"/>
          <w:szCs w:val="36"/>
        </w:rPr>
        <w:t>INTRODUCTION</w:t>
      </w:r>
    </w:p>
    <w:p w14:paraId="1F977ABB" w14:textId="77777777" w:rsidR="00A80864" w:rsidRDefault="00A80864" w:rsidP="00A80864">
      <w:pPr>
        <w:spacing w:after="240" w:line="276" w:lineRule="auto"/>
        <w:ind w:right="850"/>
        <w:jc w:val="both"/>
        <w:rPr>
          <w:b/>
          <w:bCs/>
          <w:sz w:val="28"/>
          <w:szCs w:val="28"/>
        </w:rPr>
      </w:pPr>
      <w:r>
        <w:rPr>
          <w:b/>
          <w:bCs/>
          <w:sz w:val="28"/>
          <w:szCs w:val="28"/>
        </w:rPr>
        <w:t>1.1 About the Project</w:t>
      </w:r>
    </w:p>
    <w:p w14:paraId="2A2E96CD" w14:textId="44786423" w:rsidR="00D32921" w:rsidRDefault="00D32921" w:rsidP="00D32921">
      <w:pPr>
        <w:rPr>
          <w:sz w:val="24"/>
          <w:szCs w:val="24"/>
          <w:lang w:val="en-IN"/>
        </w:rPr>
      </w:pPr>
      <w:r w:rsidRPr="00493D2A">
        <w:rPr>
          <w:sz w:val="24"/>
          <w:szCs w:val="24"/>
          <w:lang w:val="en-IN"/>
        </w:rPr>
        <w:t xml:space="preserve">The analysis of sales data plays a crucial role in understanding business performance and improving decision-making in modern organizations. In the competitive food and retail industry, particularly in chocolate sales, it is essential to track customer preferences, product demand, and revenue trends to achieve business growth. The </w:t>
      </w:r>
      <w:r w:rsidRPr="00493D2A">
        <w:rPr>
          <w:b/>
          <w:bCs/>
          <w:sz w:val="24"/>
          <w:szCs w:val="24"/>
          <w:lang w:val="en-IN"/>
        </w:rPr>
        <w:t>“Chocolate Sales Analysis”</w:t>
      </w:r>
      <w:r w:rsidRPr="00493D2A">
        <w:rPr>
          <w:sz w:val="24"/>
          <w:szCs w:val="24"/>
          <w:lang w:val="en-IN"/>
        </w:rPr>
        <w:t xml:space="preserve"> project is developed to provide a comprehensive and interactive solution for analysis chocolate sales data using Power BI.</w:t>
      </w:r>
    </w:p>
    <w:p w14:paraId="2C57C15B" w14:textId="77777777" w:rsidR="00493D2A" w:rsidRDefault="00493D2A" w:rsidP="00D32921">
      <w:pPr>
        <w:rPr>
          <w:sz w:val="24"/>
          <w:szCs w:val="24"/>
          <w:lang w:val="en-IN"/>
        </w:rPr>
      </w:pPr>
    </w:p>
    <w:p w14:paraId="7B4F2196" w14:textId="77777777" w:rsidR="00493D2A" w:rsidRPr="00493D2A" w:rsidRDefault="00493D2A" w:rsidP="00D32921">
      <w:pPr>
        <w:rPr>
          <w:sz w:val="24"/>
          <w:szCs w:val="24"/>
          <w:lang w:val="en-IN"/>
        </w:rPr>
      </w:pPr>
    </w:p>
    <w:p w14:paraId="585C0FDC" w14:textId="6A1481F6" w:rsidR="00D32921" w:rsidRPr="00493D2A" w:rsidRDefault="00D32921" w:rsidP="00D32921">
      <w:pPr>
        <w:rPr>
          <w:sz w:val="24"/>
          <w:szCs w:val="24"/>
          <w:lang w:val="en-IN"/>
        </w:rPr>
      </w:pPr>
      <w:r w:rsidRPr="00493D2A">
        <w:rPr>
          <w:sz w:val="24"/>
          <w:szCs w:val="24"/>
          <w:lang w:val="en-IN"/>
        </w:rPr>
        <w:t>This project focuses on transforming raw sales data into meaningful insights through visually appealing and interactive dashboards. The dataset includes important details such as product categories, sales amount, profit, customer information, region-wise sales, and time-based data. By organizing and analy</w:t>
      </w:r>
      <w:r w:rsidR="00493D2A" w:rsidRPr="00493D2A">
        <w:rPr>
          <w:sz w:val="24"/>
          <w:szCs w:val="24"/>
          <w:lang w:val="en-IN"/>
        </w:rPr>
        <w:t>sis</w:t>
      </w:r>
      <w:r w:rsidRPr="00493D2A">
        <w:rPr>
          <w:sz w:val="24"/>
          <w:szCs w:val="24"/>
          <w:lang w:val="en-IN"/>
        </w:rPr>
        <w:t xml:space="preserve"> this data, the project helps in identifying key patterns such as best-selling products, high-revenue regions, and seasonal sales trends.</w:t>
      </w:r>
    </w:p>
    <w:p w14:paraId="62E89B49" w14:textId="77777777" w:rsidR="00493D2A" w:rsidRPr="00493D2A" w:rsidRDefault="00493D2A" w:rsidP="00D32921">
      <w:pPr>
        <w:rPr>
          <w:sz w:val="24"/>
          <w:szCs w:val="24"/>
          <w:lang w:val="en-IN"/>
        </w:rPr>
      </w:pPr>
    </w:p>
    <w:p w14:paraId="5ED95F82" w14:textId="77777777" w:rsidR="00D32921" w:rsidRPr="00493D2A" w:rsidRDefault="00D32921" w:rsidP="00D32921">
      <w:pPr>
        <w:rPr>
          <w:sz w:val="24"/>
          <w:szCs w:val="24"/>
          <w:lang w:val="en-IN"/>
        </w:rPr>
      </w:pPr>
      <w:r w:rsidRPr="00493D2A">
        <w:rPr>
          <w:sz w:val="24"/>
          <w:szCs w:val="24"/>
          <w:lang w:val="en-IN"/>
        </w:rPr>
        <w:t>Using Power BI, the dashboard integrates various visualizations like bar charts, line graphs, pie charts, and KPI indicators to present data in an easy-to-understand format. It also provides filtering options that allow users to explore the data based on different parameters such as product type, location, and time period.</w:t>
      </w:r>
    </w:p>
    <w:p w14:paraId="3296FB8A" w14:textId="77777777" w:rsidR="00493D2A" w:rsidRPr="00493D2A" w:rsidRDefault="00493D2A" w:rsidP="00D32921">
      <w:pPr>
        <w:rPr>
          <w:sz w:val="24"/>
          <w:szCs w:val="24"/>
          <w:lang w:val="en-IN"/>
        </w:rPr>
      </w:pPr>
    </w:p>
    <w:p w14:paraId="4BB00FCE" w14:textId="1B30E6E4" w:rsidR="004C3161" w:rsidRPr="00E41316" w:rsidRDefault="00D32921" w:rsidP="00E41316">
      <w:pPr>
        <w:rPr>
          <w:sz w:val="24"/>
          <w:szCs w:val="24"/>
          <w:lang w:val="en-IN"/>
        </w:rPr>
        <w:sectPr w:rsidR="004C3161" w:rsidRPr="00E41316" w:rsidSect="00A80864">
          <w:footerReference w:type="default" r:id="rId17"/>
          <w:pgSz w:w="12240" w:h="15840"/>
          <w:pgMar w:top="1440" w:right="1440" w:bottom="1440" w:left="1440" w:header="1098" w:footer="0" w:gutter="0"/>
          <w:cols w:space="720"/>
          <w:docGrid w:linePitch="299"/>
        </w:sectPr>
      </w:pPr>
      <w:r w:rsidRPr="00493D2A">
        <w:rPr>
          <w:sz w:val="24"/>
          <w:szCs w:val="24"/>
          <w:lang w:val="en-IN"/>
        </w:rPr>
        <w:t>The main goal of this project is to simplify complex sales data and convert it into actionable insights. It helps business owners, analysts, and decision-makers to monitor performance, identify opportunities, and make informed decisions related to marketing strategies, inventory management, and overall business optimization.</w:t>
      </w:r>
    </w:p>
    <w:p w14:paraId="3C5B3484" w14:textId="77777777" w:rsidR="00A80864" w:rsidRDefault="00A80864" w:rsidP="004C3161">
      <w:pPr>
        <w:pStyle w:val="Heading1"/>
        <w:spacing w:before="280"/>
        <w:ind w:left="0"/>
      </w:pPr>
    </w:p>
    <w:p w14:paraId="11FA8E43" w14:textId="77777777" w:rsidR="00A80864" w:rsidRDefault="00A80864" w:rsidP="00A80864">
      <w:pPr>
        <w:pBdr>
          <w:top w:val="nil"/>
          <w:left w:val="nil"/>
          <w:bottom w:val="nil"/>
          <w:right w:val="nil"/>
          <w:between w:val="nil"/>
        </w:pBdr>
        <w:spacing w:before="5"/>
        <w:jc w:val="both"/>
        <w:rPr>
          <w:b/>
          <w:bCs/>
          <w:sz w:val="28"/>
          <w:szCs w:val="28"/>
        </w:rPr>
      </w:pPr>
      <w:r>
        <w:rPr>
          <w:b/>
          <w:bCs/>
          <w:sz w:val="28"/>
          <w:szCs w:val="28"/>
        </w:rPr>
        <w:t>1.2 Language Used</w:t>
      </w:r>
    </w:p>
    <w:p w14:paraId="0B770C24" w14:textId="77777777" w:rsidR="00AD36C7" w:rsidRDefault="00AD36C7" w:rsidP="00A80864">
      <w:pPr>
        <w:pBdr>
          <w:top w:val="nil"/>
          <w:left w:val="nil"/>
          <w:bottom w:val="nil"/>
          <w:right w:val="nil"/>
          <w:between w:val="nil"/>
        </w:pBdr>
        <w:spacing w:before="5"/>
        <w:jc w:val="both"/>
        <w:rPr>
          <w:b/>
          <w:bCs/>
          <w:sz w:val="28"/>
          <w:szCs w:val="28"/>
        </w:rPr>
      </w:pPr>
    </w:p>
    <w:p w14:paraId="512E7CF6" w14:textId="77777777" w:rsidR="00E41316" w:rsidRDefault="00E41316" w:rsidP="00A80864">
      <w:pPr>
        <w:pBdr>
          <w:top w:val="nil"/>
          <w:left w:val="nil"/>
          <w:bottom w:val="nil"/>
          <w:right w:val="nil"/>
          <w:between w:val="nil"/>
        </w:pBdr>
        <w:spacing w:before="5"/>
        <w:jc w:val="both"/>
        <w:rPr>
          <w:b/>
          <w:bCs/>
          <w:sz w:val="28"/>
          <w:szCs w:val="28"/>
        </w:rPr>
      </w:pPr>
    </w:p>
    <w:p w14:paraId="56B545DE" w14:textId="77777777" w:rsidR="00AD36C7" w:rsidRPr="00AD36C7" w:rsidRDefault="00AD36C7" w:rsidP="00AD36C7">
      <w:pPr>
        <w:pBdr>
          <w:top w:val="nil"/>
          <w:left w:val="nil"/>
          <w:bottom w:val="nil"/>
          <w:right w:val="nil"/>
          <w:between w:val="nil"/>
        </w:pBdr>
        <w:spacing w:before="5"/>
        <w:rPr>
          <w:sz w:val="24"/>
          <w:szCs w:val="24"/>
          <w:lang w:val="en-IN"/>
        </w:rPr>
      </w:pPr>
      <w:r w:rsidRPr="00AD36C7">
        <w:rPr>
          <w:sz w:val="24"/>
          <w:szCs w:val="24"/>
          <w:lang w:val="en-IN"/>
        </w:rPr>
        <w:t xml:space="preserve">The core tools and technologies used in the </w:t>
      </w:r>
      <w:r w:rsidRPr="00AD36C7">
        <w:rPr>
          <w:b/>
          <w:bCs/>
          <w:sz w:val="24"/>
          <w:szCs w:val="24"/>
          <w:lang w:val="en-IN"/>
        </w:rPr>
        <w:t>Chocolate Sales Analysis</w:t>
      </w:r>
      <w:r w:rsidRPr="00AD36C7">
        <w:rPr>
          <w:sz w:val="24"/>
          <w:szCs w:val="24"/>
          <w:lang w:val="en-IN"/>
        </w:rPr>
        <w:t xml:space="preserve"> project are:</w:t>
      </w:r>
    </w:p>
    <w:p w14:paraId="03462D52" w14:textId="77777777" w:rsidR="00AD36C7" w:rsidRDefault="00AD36C7" w:rsidP="00AD36C7">
      <w:pPr>
        <w:numPr>
          <w:ilvl w:val="0"/>
          <w:numId w:val="49"/>
        </w:numPr>
        <w:pBdr>
          <w:top w:val="nil"/>
          <w:left w:val="nil"/>
          <w:bottom w:val="nil"/>
          <w:right w:val="nil"/>
          <w:between w:val="nil"/>
        </w:pBdr>
        <w:spacing w:before="5"/>
        <w:rPr>
          <w:sz w:val="24"/>
          <w:szCs w:val="24"/>
          <w:lang w:val="en-IN"/>
        </w:rPr>
      </w:pPr>
      <w:r w:rsidRPr="00AD36C7">
        <w:rPr>
          <w:b/>
          <w:bCs/>
          <w:sz w:val="24"/>
          <w:szCs w:val="24"/>
          <w:lang w:val="en-IN"/>
        </w:rPr>
        <w:t>Power BI</w:t>
      </w:r>
      <w:r w:rsidRPr="00AD36C7">
        <w:rPr>
          <w:sz w:val="24"/>
          <w:szCs w:val="24"/>
          <w:lang w:val="en-IN"/>
        </w:rPr>
        <w:t>:</w:t>
      </w:r>
      <w:r w:rsidRPr="00AD36C7">
        <w:rPr>
          <w:sz w:val="24"/>
          <w:szCs w:val="24"/>
          <w:lang w:val="en-IN"/>
        </w:rPr>
        <w:br/>
        <w:t xml:space="preserve">Used for data visualization and dashboard creation. It helps in converting raw chocolate sales data into interactive charts, graphs, and KPI indicators for better understanding of business performance. </w:t>
      </w:r>
    </w:p>
    <w:p w14:paraId="7E9EAE7C" w14:textId="77777777" w:rsidR="00E41316" w:rsidRPr="00AD36C7" w:rsidRDefault="00E41316" w:rsidP="00E41316">
      <w:pPr>
        <w:pBdr>
          <w:top w:val="nil"/>
          <w:left w:val="nil"/>
          <w:bottom w:val="nil"/>
          <w:right w:val="nil"/>
          <w:between w:val="nil"/>
        </w:pBdr>
        <w:spacing w:before="5"/>
        <w:ind w:left="720"/>
        <w:rPr>
          <w:sz w:val="24"/>
          <w:szCs w:val="24"/>
          <w:lang w:val="en-IN"/>
        </w:rPr>
      </w:pPr>
    </w:p>
    <w:p w14:paraId="364543D5" w14:textId="77777777" w:rsidR="00AD36C7" w:rsidRDefault="00AD36C7" w:rsidP="00AD36C7">
      <w:pPr>
        <w:numPr>
          <w:ilvl w:val="0"/>
          <w:numId w:val="49"/>
        </w:numPr>
        <w:pBdr>
          <w:top w:val="nil"/>
          <w:left w:val="nil"/>
          <w:bottom w:val="nil"/>
          <w:right w:val="nil"/>
          <w:between w:val="nil"/>
        </w:pBdr>
        <w:spacing w:before="5"/>
        <w:rPr>
          <w:sz w:val="24"/>
          <w:szCs w:val="24"/>
          <w:lang w:val="en-IN"/>
        </w:rPr>
      </w:pPr>
      <w:r w:rsidRPr="00AD36C7">
        <w:rPr>
          <w:b/>
          <w:bCs/>
          <w:sz w:val="24"/>
          <w:szCs w:val="24"/>
          <w:lang w:val="en-IN"/>
        </w:rPr>
        <w:t>DAX (Data Analysis Expressions)</w:t>
      </w:r>
      <w:r w:rsidRPr="00AD36C7">
        <w:rPr>
          <w:sz w:val="24"/>
          <w:szCs w:val="24"/>
          <w:lang w:val="en-IN"/>
        </w:rPr>
        <w:t>:</w:t>
      </w:r>
      <w:r w:rsidRPr="00AD36C7">
        <w:rPr>
          <w:sz w:val="24"/>
          <w:szCs w:val="24"/>
          <w:lang w:val="en-IN"/>
        </w:rPr>
        <w:br/>
        <w:t xml:space="preserve">Used to create calculated measures such as total sales, total profit, average sales, and growth percentage. It enables advanced data analysis and comparison across different categories and time periods. </w:t>
      </w:r>
    </w:p>
    <w:p w14:paraId="0949E189" w14:textId="77777777" w:rsidR="00E41316" w:rsidRPr="00AD36C7" w:rsidRDefault="00E41316" w:rsidP="00E41316">
      <w:pPr>
        <w:pBdr>
          <w:top w:val="nil"/>
          <w:left w:val="nil"/>
          <w:bottom w:val="nil"/>
          <w:right w:val="nil"/>
          <w:between w:val="nil"/>
        </w:pBdr>
        <w:spacing w:before="5"/>
        <w:rPr>
          <w:sz w:val="24"/>
          <w:szCs w:val="24"/>
          <w:lang w:val="en-IN"/>
        </w:rPr>
      </w:pPr>
    </w:p>
    <w:p w14:paraId="1A482032" w14:textId="77777777" w:rsidR="00AD36C7" w:rsidRDefault="00AD36C7" w:rsidP="00AD36C7">
      <w:pPr>
        <w:numPr>
          <w:ilvl w:val="0"/>
          <w:numId w:val="49"/>
        </w:numPr>
        <w:pBdr>
          <w:top w:val="nil"/>
          <w:left w:val="nil"/>
          <w:bottom w:val="nil"/>
          <w:right w:val="nil"/>
          <w:between w:val="nil"/>
        </w:pBdr>
        <w:spacing w:before="5"/>
        <w:rPr>
          <w:sz w:val="24"/>
          <w:szCs w:val="24"/>
          <w:lang w:val="en-IN"/>
        </w:rPr>
      </w:pPr>
      <w:r w:rsidRPr="00AD36C7">
        <w:rPr>
          <w:b/>
          <w:bCs/>
          <w:sz w:val="24"/>
          <w:szCs w:val="24"/>
          <w:lang w:val="en-IN"/>
        </w:rPr>
        <w:t>M Language (Power Query)</w:t>
      </w:r>
      <w:r w:rsidRPr="00AD36C7">
        <w:rPr>
          <w:sz w:val="24"/>
          <w:szCs w:val="24"/>
          <w:lang w:val="en-IN"/>
        </w:rPr>
        <w:t>:</w:t>
      </w:r>
      <w:r w:rsidRPr="00AD36C7">
        <w:rPr>
          <w:sz w:val="24"/>
          <w:szCs w:val="24"/>
          <w:lang w:val="en-IN"/>
        </w:rPr>
        <w:br/>
        <w:t xml:space="preserve">Used for data cleaning and transformation. It helps in handling missing values, removing duplicates, and preparing the dataset for accurate analysis. </w:t>
      </w:r>
    </w:p>
    <w:p w14:paraId="158F5EAE" w14:textId="77777777" w:rsidR="00E41316" w:rsidRDefault="00E41316" w:rsidP="00E41316">
      <w:pPr>
        <w:pStyle w:val="ListParagraph"/>
        <w:rPr>
          <w:sz w:val="24"/>
          <w:szCs w:val="24"/>
          <w:lang w:val="en-IN"/>
        </w:rPr>
      </w:pPr>
    </w:p>
    <w:p w14:paraId="18E147E2" w14:textId="77777777" w:rsidR="00E41316" w:rsidRPr="00AD36C7" w:rsidRDefault="00E41316" w:rsidP="00E41316">
      <w:pPr>
        <w:pBdr>
          <w:top w:val="nil"/>
          <w:left w:val="nil"/>
          <w:bottom w:val="nil"/>
          <w:right w:val="nil"/>
          <w:between w:val="nil"/>
        </w:pBdr>
        <w:spacing w:before="5"/>
        <w:ind w:left="720"/>
        <w:rPr>
          <w:sz w:val="24"/>
          <w:szCs w:val="24"/>
          <w:lang w:val="en-IN"/>
        </w:rPr>
      </w:pPr>
    </w:p>
    <w:p w14:paraId="5C07D22A" w14:textId="77777777" w:rsidR="00AD36C7" w:rsidRPr="00AD36C7" w:rsidRDefault="00AD36C7" w:rsidP="00AD36C7">
      <w:pPr>
        <w:numPr>
          <w:ilvl w:val="0"/>
          <w:numId w:val="49"/>
        </w:numPr>
        <w:pBdr>
          <w:top w:val="nil"/>
          <w:left w:val="nil"/>
          <w:bottom w:val="nil"/>
          <w:right w:val="nil"/>
          <w:between w:val="nil"/>
        </w:pBdr>
        <w:spacing w:before="5"/>
        <w:rPr>
          <w:sz w:val="24"/>
          <w:szCs w:val="24"/>
          <w:lang w:val="en-IN"/>
        </w:rPr>
      </w:pPr>
      <w:r w:rsidRPr="00AD36C7">
        <w:rPr>
          <w:b/>
          <w:bCs/>
          <w:sz w:val="24"/>
          <w:szCs w:val="24"/>
          <w:lang w:val="en-IN"/>
        </w:rPr>
        <w:t>CSV / Excel (Data Source)</w:t>
      </w:r>
      <w:r w:rsidRPr="00AD36C7">
        <w:rPr>
          <w:sz w:val="24"/>
          <w:szCs w:val="24"/>
          <w:lang w:val="en-IN"/>
        </w:rPr>
        <w:t>:</w:t>
      </w:r>
      <w:r w:rsidRPr="00AD36C7">
        <w:rPr>
          <w:sz w:val="24"/>
          <w:szCs w:val="24"/>
          <w:lang w:val="en-IN"/>
        </w:rPr>
        <w:br/>
        <w:t>The chocolate sales data is stored in CSV or Excel format, which is imported into Power BI for processing and visualization.</w:t>
      </w:r>
    </w:p>
    <w:p w14:paraId="4EE6086B" w14:textId="77777777" w:rsidR="00721452" w:rsidRDefault="00721452" w:rsidP="00721452">
      <w:pPr>
        <w:pBdr>
          <w:top w:val="nil"/>
          <w:left w:val="nil"/>
          <w:bottom w:val="nil"/>
          <w:right w:val="nil"/>
          <w:between w:val="nil"/>
        </w:pBdr>
        <w:spacing w:before="5"/>
        <w:ind w:left="720"/>
        <w:rPr>
          <w:sz w:val="24"/>
          <w:szCs w:val="24"/>
        </w:rPr>
      </w:pPr>
    </w:p>
    <w:p w14:paraId="6DC30A39" w14:textId="2994DCC4" w:rsidR="004C3161" w:rsidRPr="00721452" w:rsidRDefault="00721452" w:rsidP="00721452">
      <w:pPr>
        <w:pStyle w:val="ListParagraph"/>
        <w:numPr>
          <w:ilvl w:val="0"/>
          <w:numId w:val="51"/>
        </w:numPr>
        <w:pBdr>
          <w:top w:val="nil"/>
          <w:left w:val="nil"/>
          <w:bottom w:val="nil"/>
          <w:right w:val="nil"/>
          <w:between w:val="nil"/>
        </w:pBdr>
        <w:spacing w:before="5"/>
        <w:rPr>
          <w:sz w:val="24"/>
          <w:szCs w:val="24"/>
        </w:rPr>
      </w:pPr>
      <w:r w:rsidRPr="00721452">
        <w:rPr>
          <w:sz w:val="24"/>
          <w:szCs w:val="24"/>
        </w:rPr>
        <w:t>These tools work together to efficiently collect, process, analyze, and visualize the data, resulting in an interactive and user-friendly sales dashboard.</w:t>
      </w:r>
    </w:p>
    <w:p w14:paraId="44B0B316" w14:textId="77777777" w:rsidR="004C3161" w:rsidRDefault="004C3161" w:rsidP="004C3161">
      <w:pPr>
        <w:pBdr>
          <w:top w:val="nil"/>
          <w:left w:val="nil"/>
          <w:bottom w:val="nil"/>
          <w:right w:val="nil"/>
          <w:between w:val="nil"/>
        </w:pBdr>
        <w:spacing w:before="5"/>
        <w:rPr>
          <w:sz w:val="24"/>
          <w:szCs w:val="24"/>
        </w:rPr>
      </w:pPr>
    </w:p>
    <w:p w14:paraId="46B92A0D" w14:textId="77777777" w:rsidR="004C3161" w:rsidRDefault="004C3161" w:rsidP="004C3161">
      <w:pPr>
        <w:pBdr>
          <w:top w:val="nil"/>
          <w:left w:val="nil"/>
          <w:bottom w:val="nil"/>
          <w:right w:val="nil"/>
          <w:between w:val="nil"/>
        </w:pBdr>
        <w:spacing w:before="5"/>
        <w:rPr>
          <w:sz w:val="24"/>
          <w:szCs w:val="24"/>
        </w:rPr>
      </w:pPr>
    </w:p>
    <w:p w14:paraId="3076DB48" w14:textId="77777777" w:rsidR="004C3161" w:rsidRDefault="004C3161" w:rsidP="004C3161">
      <w:pPr>
        <w:pBdr>
          <w:top w:val="nil"/>
          <w:left w:val="nil"/>
          <w:bottom w:val="nil"/>
          <w:right w:val="nil"/>
          <w:between w:val="nil"/>
        </w:pBdr>
        <w:spacing w:before="5"/>
        <w:rPr>
          <w:sz w:val="24"/>
          <w:szCs w:val="24"/>
        </w:rPr>
      </w:pPr>
    </w:p>
    <w:p w14:paraId="26E53358" w14:textId="77777777" w:rsidR="004C3161" w:rsidRDefault="004C3161" w:rsidP="004C3161">
      <w:pPr>
        <w:pBdr>
          <w:top w:val="nil"/>
          <w:left w:val="nil"/>
          <w:bottom w:val="nil"/>
          <w:right w:val="nil"/>
          <w:between w:val="nil"/>
        </w:pBdr>
        <w:spacing w:before="5"/>
        <w:rPr>
          <w:sz w:val="24"/>
          <w:szCs w:val="24"/>
        </w:rPr>
      </w:pPr>
    </w:p>
    <w:p w14:paraId="238AB816" w14:textId="1BC4D78C" w:rsidR="004C3161" w:rsidRDefault="004C3161" w:rsidP="004C3161">
      <w:pPr>
        <w:pBdr>
          <w:top w:val="nil"/>
          <w:left w:val="nil"/>
          <w:bottom w:val="nil"/>
          <w:right w:val="nil"/>
          <w:between w:val="nil"/>
        </w:pBdr>
        <w:spacing w:before="5"/>
        <w:rPr>
          <w:sz w:val="24"/>
          <w:szCs w:val="24"/>
        </w:rPr>
      </w:pPr>
      <w:r>
        <w:rPr>
          <w:sz w:val="24"/>
          <w:szCs w:val="24"/>
        </w:rPr>
        <w:t xml:space="preserve"> </w:t>
      </w:r>
    </w:p>
    <w:p w14:paraId="7F43BBFB" w14:textId="77777777" w:rsidR="004C3161" w:rsidRDefault="004C3161" w:rsidP="004C3161">
      <w:pPr>
        <w:pBdr>
          <w:top w:val="nil"/>
          <w:left w:val="nil"/>
          <w:bottom w:val="nil"/>
          <w:right w:val="nil"/>
          <w:between w:val="nil"/>
        </w:pBdr>
        <w:spacing w:before="5"/>
        <w:rPr>
          <w:sz w:val="24"/>
          <w:szCs w:val="24"/>
        </w:rPr>
      </w:pPr>
    </w:p>
    <w:p w14:paraId="705A571C" w14:textId="77777777" w:rsidR="004C3161" w:rsidRDefault="004C3161" w:rsidP="004C3161">
      <w:pPr>
        <w:pBdr>
          <w:top w:val="nil"/>
          <w:left w:val="nil"/>
          <w:bottom w:val="nil"/>
          <w:right w:val="nil"/>
          <w:between w:val="nil"/>
        </w:pBdr>
        <w:spacing w:before="5"/>
        <w:rPr>
          <w:sz w:val="24"/>
          <w:szCs w:val="24"/>
        </w:rPr>
      </w:pPr>
    </w:p>
    <w:p w14:paraId="4BD0BD02" w14:textId="77777777" w:rsidR="004C3161" w:rsidRDefault="004C3161" w:rsidP="004C3161">
      <w:pPr>
        <w:pBdr>
          <w:top w:val="nil"/>
          <w:left w:val="nil"/>
          <w:bottom w:val="nil"/>
          <w:right w:val="nil"/>
          <w:between w:val="nil"/>
        </w:pBdr>
        <w:spacing w:before="5"/>
        <w:rPr>
          <w:sz w:val="24"/>
          <w:szCs w:val="24"/>
        </w:rPr>
      </w:pPr>
    </w:p>
    <w:p w14:paraId="0A594410" w14:textId="77777777" w:rsidR="004C3161" w:rsidRDefault="004C3161" w:rsidP="004C3161">
      <w:pPr>
        <w:pBdr>
          <w:top w:val="nil"/>
          <w:left w:val="nil"/>
          <w:bottom w:val="nil"/>
          <w:right w:val="nil"/>
          <w:between w:val="nil"/>
        </w:pBdr>
        <w:spacing w:before="5"/>
        <w:rPr>
          <w:sz w:val="24"/>
          <w:szCs w:val="24"/>
        </w:rPr>
      </w:pPr>
    </w:p>
    <w:p w14:paraId="5FA24E01" w14:textId="7C67D14E" w:rsidR="004C3161" w:rsidRDefault="004C3161" w:rsidP="004C3161">
      <w:pPr>
        <w:pBdr>
          <w:top w:val="nil"/>
          <w:left w:val="nil"/>
          <w:bottom w:val="nil"/>
          <w:right w:val="nil"/>
          <w:between w:val="nil"/>
        </w:pBdr>
        <w:spacing w:before="5"/>
        <w:rPr>
          <w:sz w:val="24"/>
          <w:szCs w:val="24"/>
        </w:rPr>
      </w:pPr>
    </w:p>
    <w:p w14:paraId="0F83E06C" w14:textId="514537B2" w:rsidR="004C3161" w:rsidRDefault="004C3161" w:rsidP="004C3161">
      <w:pPr>
        <w:pBdr>
          <w:top w:val="nil"/>
          <w:left w:val="nil"/>
          <w:bottom w:val="nil"/>
          <w:right w:val="nil"/>
          <w:between w:val="nil"/>
        </w:pBdr>
        <w:spacing w:before="5"/>
        <w:jc w:val="center"/>
        <w:rPr>
          <w:sz w:val="24"/>
          <w:szCs w:val="24"/>
        </w:rPr>
      </w:pPr>
      <w:r>
        <w:rPr>
          <w:sz w:val="24"/>
          <w:szCs w:val="24"/>
        </w:rPr>
        <w:t>2</w:t>
      </w:r>
    </w:p>
    <w:p w14:paraId="0768115B" w14:textId="677684CC" w:rsidR="004C3161" w:rsidRPr="004C3161" w:rsidRDefault="004C3161" w:rsidP="004C3161">
      <w:pPr>
        <w:tabs>
          <w:tab w:val="left" w:pos="884"/>
        </w:tabs>
        <w:rPr>
          <w:sz w:val="24"/>
          <w:szCs w:val="24"/>
        </w:rPr>
        <w:sectPr w:rsidR="004C3161" w:rsidRPr="004C3161" w:rsidSect="004C3161">
          <w:headerReference w:type="default" r:id="rId18"/>
          <w:footerReference w:type="default" r:id="rId19"/>
          <w:pgSz w:w="12240" w:h="15840"/>
          <w:pgMar w:top="1440" w:right="1440" w:bottom="1440" w:left="1440" w:header="1095" w:footer="0" w:gutter="0"/>
          <w:pgNumType w:start="1"/>
          <w:cols w:space="720"/>
          <w:docGrid w:linePitch="299"/>
        </w:sectPr>
      </w:pPr>
    </w:p>
    <w:p w14:paraId="3E6E84A9" w14:textId="77777777" w:rsidR="00A80864" w:rsidRDefault="00A80864" w:rsidP="00A80864">
      <w:pPr>
        <w:pBdr>
          <w:top w:val="nil"/>
          <w:left w:val="nil"/>
          <w:bottom w:val="nil"/>
          <w:right w:val="nil"/>
          <w:between w:val="nil"/>
        </w:pBdr>
        <w:rPr>
          <w:b/>
          <w:bCs/>
          <w:color w:val="000000"/>
          <w:sz w:val="36"/>
          <w:szCs w:val="36"/>
        </w:rPr>
      </w:pPr>
      <w:r>
        <w:rPr>
          <w:b/>
          <w:bCs/>
          <w:sz w:val="36"/>
          <w:szCs w:val="36"/>
        </w:rPr>
        <w:lastRenderedPageBreak/>
        <w:t xml:space="preserve">CHAPTER 2 </w:t>
      </w:r>
    </w:p>
    <w:p w14:paraId="30E40E81" w14:textId="77777777" w:rsidR="00A80864" w:rsidRDefault="00A80864" w:rsidP="00A80864">
      <w:pPr>
        <w:pStyle w:val="Heading1"/>
        <w:spacing w:before="0"/>
        <w:ind w:left="2160" w:firstLine="720"/>
      </w:pPr>
      <w:r>
        <w:t>SCOPE OF THE PROJECT</w:t>
      </w:r>
    </w:p>
    <w:p w14:paraId="380D2CCD" w14:textId="77777777" w:rsidR="00A80864" w:rsidRDefault="00A80864" w:rsidP="00A80864">
      <w:pPr>
        <w:pStyle w:val="Heading3"/>
        <w:numPr>
          <w:ilvl w:val="1"/>
          <w:numId w:val="15"/>
        </w:numPr>
        <w:tabs>
          <w:tab w:val="left" w:pos="418"/>
        </w:tabs>
        <w:spacing w:before="280"/>
        <w:ind w:left="418" w:hanging="418"/>
      </w:pPr>
      <w:r>
        <w:t>Problem Statement</w:t>
      </w:r>
    </w:p>
    <w:p w14:paraId="6C7C8851" w14:textId="77777777" w:rsidR="00A80864" w:rsidRDefault="00A80864" w:rsidP="00A80864">
      <w:pPr>
        <w:tabs>
          <w:tab w:val="left" w:pos="418"/>
        </w:tabs>
        <w:ind w:left="420"/>
      </w:pPr>
    </w:p>
    <w:p w14:paraId="00866F16" w14:textId="77777777" w:rsidR="00A80864" w:rsidRDefault="00A80864" w:rsidP="00A80864">
      <w:pPr>
        <w:tabs>
          <w:tab w:val="left" w:pos="418"/>
        </w:tabs>
        <w:ind w:left="420"/>
      </w:pPr>
    </w:p>
    <w:p w14:paraId="72DE5456" w14:textId="77777777" w:rsidR="00E67C1A" w:rsidRPr="00E67C1A" w:rsidRDefault="00E67C1A" w:rsidP="00E67C1A">
      <w:pPr>
        <w:pBdr>
          <w:top w:val="nil"/>
          <w:left w:val="nil"/>
          <w:bottom w:val="nil"/>
          <w:right w:val="nil"/>
          <w:between w:val="nil"/>
        </w:pBdr>
        <w:spacing w:before="5" w:line="360" w:lineRule="auto"/>
        <w:jc w:val="both"/>
        <w:rPr>
          <w:sz w:val="24"/>
          <w:szCs w:val="24"/>
          <w:lang w:val="en-IN"/>
        </w:rPr>
      </w:pPr>
      <w:r w:rsidRPr="00E67C1A">
        <w:rPr>
          <w:sz w:val="24"/>
          <w:szCs w:val="24"/>
          <w:lang w:val="en-IN"/>
        </w:rPr>
        <w:t>In the chocolate sales industry, businesses generate large amounts of data related to products, customers, regions, and sales transactions. However, this data is often unorganized and difficult to interpret, making it challenging for decision-makers to identify trends, measure performance, and improve sales strategies. Without proper analysis, it becomes difficult to understand which products perform well, which regions generate higher revenue, and how sales change over time.</w:t>
      </w:r>
    </w:p>
    <w:p w14:paraId="56566319" w14:textId="3D9E362A" w:rsidR="00E67C1A" w:rsidRPr="00E67C1A" w:rsidRDefault="00E67C1A" w:rsidP="00E67C1A">
      <w:pPr>
        <w:pBdr>
          <w:top w:val="nil"/>
          <w:left w:val="nil"/>
          <w:bottom w:val="nil"/>
          <w:right w:val="nil"/>
          <w:between w:val="nil"/>
        </w:pBdr>
        <w:spacing w:before="5" w:line="360" w:lineRule="auto"/>
        <w:jc w:val="both"/>
        <w:rPr>
          <w:sz w:val="24"/>
          <w:szCs w:val="24"/>
          <w:lang w:val="en-IN"/>
        </w:rPr>
      </w:pPr>
      <w:r w:rsidRPr="00E67C1A">
        <w:rPr>
          <w:sz w:val="24"/>
          <w:szCs w:val="24"/>
          <w:lang w:val="en-IN"/>
        </w:rPr>
        <w:t xml:space="preserve">To address this issue, the </w:t>
      </w:r>
      <w:r w:rsidRPr="00E67C1A">
        <w:rPr>
          <w:b/>
          <w:bCs/>
          <w:sz w:val="24"/>
          <w:szCs w:val="24"/>
          <w:lang w:val="en-IN"/>
        </w:rPr>
        <w:t>Chocolate Sales Analysis</w:t>
      </w:r>
      <w:r w:rsidRPr="00E67C1A">
        <w:rPr>
          <w:sz w:val="24"/>
          <w:szCs w:val="24"/>
          <w:lang w:val="en-IN"/>
        </w:rPr>
        <w:t xml:space="preserve"> project aims to develop an interactive Power BI dashboard that converts raw sales data into meaningful insights. The dashboard helps users easily analy</w:t>
      </w:r>
      <w:r>
        <w:rPr>
          <w:sz w:val="24"/>
          <w:szCs w:val="24"/>
          <w:lang w:val="en-IN"/>
        </w:rPr>
        <w:t>sis</w:t>
      </w:r>
      <w:r w:rsidRPr="00E67C1A">
        <w:rPr>
          <w:sz w:val="24"/>
          <w:szCs w:val="24"/>
          <w:lang w:val="en-IN"/>
        </w:rPr>
        <w:t xml:space="preserve"> key metrics such as total sales, profit, product performance, and regional distribution, enabling better understanding and faster decision-making.</w:t>
      </w:r>
    </w:p>
    <w:p w14:paraId="0B903FBD" w14:textId="77777777" w:rsidR="00A80864" w:rsidRDefault="00A80864" w:rsidP="00A80864">
      <w:pPr>
        <w:pBdr>
          <w:top w:val="nil"/>
          <w:left w:val="nil"/>
          <w:bottom w:val="nil"/>
          <w:right w:val="nil"/>
          <w:between w:val="nil"/>
        </w:pBdr>
        <w:spacing w:before="5" w:line="360" w:lineRule="auto"/>
        <w:jc w:val="both"/>
        <w:rPr>
          <w:sz w:val="24"/>
          <w:szCs w:val="24"/>
        </w:rPr>
      </w:pPr>
    </w:p>
    <w:p w14:paraId="37E9F92C" w14:textId="77777777" w:rsidR="00A80864" w:rsidRDefault="00A80864" w:rsidP="00A80864">
      <w:pPr>
        <w:pStyle w:val="Heading3"/>
        <w:numPr>
          <w:ilvl w:val="1"/>
          <w:numId w:val="15"/>
        </w:numPr>
        <w:tabs>
          <w:tab w:val="left" w:pos="421"/>
        </w:tabs>
        <w:ind w:left="421" w:hanging="421"/>
      </w:pPr>
      <w:r>
        <w:t>Objectives</w:t>
      </w:r>
    </w:p>
    <w:p w14:paraId="17A7D172" w14:textId="44E946C7" w:rsidR="00982252" w:rsidRPr="00982252" w:rsidRDefault="00982252" w:rsidP="00982252">
      <w:pPr>
        <w:tabs>
          <w:tab w:val="left" w:pos="720"/>
        </w:tabs>
        <w:spacing w:before="240" w:after="240" w:line="360" w:lineRule="auto"/>
        <w:jc w:val="both"/>
        <w:rPr>
          <w:lang w:val="en-IN"/>
        </w:rPr>
      </w:pPr>
      <w:r w:rsidRPr="00982252">
        <w:rPr>
          <w:lang w:val="en-IN"/>
        </w:rPr>
        <w:t>The main objectives of the project are:</w:t>
      </w:r>
    </w:p>
    <w:p w14:paraId="1C1AC52D" w14:textId="27EEB73F" w:rsidR="00982252" w:rsidRPr="00982252" w:rsidRDefault="00982252" w:rsidP="00982252">
      <w:pPr>
        <w:numPr>
          <w:ilvl w:val="0"/>
          <w:numId w:val="52"/>
        </w:numPr>
        <w:tabs>
          <w:tab w:val="left" w:pos="720"/>
        </w:tabs>
        <w:spacing w:before="240" w:after="240"/>
        <w:jc w:val="both"/>
        <w:rPr>
          <w:sz w:val="24"/>
          <w:szCs w:val="24"/>
          <w:lang w:val="en-IN"/>
        </w:rPr>
      </w:pPr>
      <w:r w:rsidRPr="00982252">
        <w:rPr>
          <w:sz w:val="24"/>
          <w:szCs w:val="24"/>
          <w:lang w:val="en-IN"/>
        </w:rPr>
        <w:t>To analy</w:t>
      </w:r>
      <w:r>
        <w:rPr>
          <w:sz w:val="24"/>
          <w:szCs w:val="24"/>
          <w:lang w:val="en-IN"/>
        </w:rPr>
        <w:t>sis</w:t>
      </w:r>
      <w:r w:rsidRPr="00982252">
        <w:rPr>
          <w:sz w:val="24"/>
          <w:szCs w:val="24"/>
          <w:lang w:val="en-IN"/>
        </w:rPr>
        <w:t xml:space="preserve"> overall chocolate sales performance using interactive dashboards </w:t>
      </w:r>
    </w:p>
    <w:p w14:paraId="4A0B231E" w14:textId="77777777" w:rsidR="00982252" w:rsidRPr="00982252" w:rsidRDefault="00982252" w:rsidP="00982252">
      <w:pPr>
        <w:numPr>
          <w:ilvl w:val="0"/>
          <w:numId w:val="52"/>
        </w:numPr>
        <w:tabs>
          <w:tab w:val="left" w:pos="720"/>
        </w:tabs>
        <w:spacing w:before="240" w:after="240"/>
        <w:jc w:val="both"/>
        <w:rPr>
          <w:sz w:val="24"/>
          <w:szCs w:val="24"/>
          <w:lang w:val="en-IN"/>
        </w:rPr>
      </w:pPr>
      <w:r w:rsidRPr="00982252">
        <w:rPr>
          <w:sz w:val="24"/>
          <w:szCs w:val="24"/>
          <w:lang w:val="en-IN"/>
        </w:rPr>
        <w:t xml:space="preserve">To identify top-selling products and high-revenue categories </w:t>
      </w:r>
    </w:p>
    <w:p w14:paraId="284F1296" w14:textId="77777777" w:rsidR="00982252" w:rsidRPr="00982252" w:rsidRDefault="00982252" w:rsidP="00982252">
      <w:pPr>
        <w:numPr>
          <w:ilvl w:val="0"/>
          <w:numId w:val="52"/>
        </w:numPr>
        <w:tabs>
          <w:tab w:val="left" w:pos="720"/>
        </w:tabs>
        <w:spacing w:before="240" w:after="240"/>
        <w:jc w:val="both"/>
        <w:rPr>
          <w:sz w:val="24"/>
          <w:szCs w:val="24"/>
          <w:lang w:val="en-IN"/>
        </w:rPr>
      </w:pPr>
      <w:r w:rsidRPr="00982252">
        <w:rPr>
          <w:sz w:val="24"/>
          <w:szCs w:val="24"/>
          <w:lang w:val="en-IN"/>
        </w:rPr>
        <w:t xml:space="preserve">To track sales trends over time (monthly or yearly analysis) </w:t>
      </w:r>
    </w:p>
    <w:p w14:paraId="7C88D26A" w14:textId="262D6C2B" w:rsidR="00982252" w:rsidRPr="00982252" w:rsidRDefault="00982252" w:rsidP="00982252">
      <w:pPr>
        <w:numPr>
          <w:ilvl w:val="0"/>
          <w:numId w:val="52"/>
        </w:numPr>
        <w:tabs>
          <w:tab w:val="left" w:pos="720"/>
        </w:tabs>
        <w:spacing w:before="240" w:after="240"/>
        <w:jc w:val="both"/>
        <w:rPr>
          <w:sz w:val="24"/>
          <w:szCs w:val="24"/>
          <w:lang w:val="en-IN"/>
        </w:rPr>
      </w:pPr>
      <w:r w:rsidRPr="00982252">
        <w:rPr>
          <w:sz w:val="24"/>
          <w:szCs w:val="24"/>
          <w:lang w:val="en-IN"/>
        </w:rPr>
        <w:t>To analy</w:t>
      </w:r>
      <w:r>
        <w:rPr>
          <w:sz w:val="24"/>
          <w:szCs w:val="24"/>
          <w:lang w:val="en-IN"/>
        </w:rPr>
        <w:t>sis</w:t>
      </w:r>
      <w:r w:rsidRPr="00982252">
        <w:rPr>
          <w:sz w:val="24"/>
          <w:szCs w:val="24"/>
          <w:lang w:val="en-IN"/>
        </w:rPr>
        <w:t xml:space="preserve"> profit and revenue distribution across different regions </w:t>
      </w:r>
    </w:p>
    <w:p w14:paraId="27FD291E" w14:textId="77777777" w:rsidR="00982252" w:rsidRPr="00982252" w:rsidRDefault="00982252" w:rsidP="00982252">
      <w:pPr>
        <w:numPr>
          <w:ilvl w:val="0"/>
          <w:numId w:val="52"/>
        </w:numPr>
        <w:tabs>
          <w:tab w:val="left" w:pos="720"/>
        </w:tabs>
        <w:spacing w:before="240" w:after="240"/>
        <w:jc w:val="both"/>
        <w:rPr>
          <w:sz w:val="24"/>
          <w:szCs w:val="24"/>
          <w:lang w:val="en-IN"/>
        </w:rPr>
      </w:pPr>
      <w:r w:rsidRPr="00982252">
        <w:rPr>
          <w:sz w:val="24"/>
          <w:szCs w:val="24"/>
          <w:lang w:val="en-IN"/>
        </w:rPr>
        <w:t xml:space="preserve">To understand customer purchasing patterns and preferences </w:t>
      </w:r>
    </w:p>
    <w:p w14:paraId="361F1A13" w14:textId="77777777" w:rsidR="00982252" w:rsidRPr="00982252" w:rsidRDefault="00982252" w:rsidP="00982252">
      <w:pPr>
        <w:numPr>
          <w:ilvl w:val="0"/>
          <w:numId w:val="52"/>
        </w:numPr>
        <w:tabs>
          <w:tab w:val="left" w:pos="720"/>
        </w:tabs>
        <w:spacing w:before="240" w:after="240"/>
        <w:jc w:val="both"/>
        <w:rPr>
          <w:sz w:val="24"/>
          <w:szCs w:val="24"/>
          <w:lang w:val="en-IN"/>
        </w:rPr>
      </w:pPr>
      <w:r w:rsidRPr="00982252">
        <w:rPr>
          <w:sz w:val="24"/>
          <w:szCs w:val="24"/>
          <w:lang w:val="en-IN"/>
        </w:rPr>
        <w:t xml:space="preserve">To provide dynamic filtering options for detailed analysis (product, region, time) </w:t>
      </w:r>
    </w:p>
    <w:p w14:paraId="62380AE4" w14:textId="77777777" w:rsidR="00982252" w:rsidRPr="00982252" w:rsidRDefault="00982252" w:rsidP="00982252">
      <w:pPr>
        <w:numPr>
          <w:ilvl w:val="0"/>
          <w:numId w:val="52"/>
        </w:numPr>
        <w:tabs>
          <w:tab w:val="left" w:pos="720"/>
        </w:tabs>
        <w:spacing w:before="240" w:after="240"/>
        <w:jc w:val="both"/>
        <w:rPr>
          <w:sz w:val="24"/>
          <w:szCs w:val="24"/>
          <w:lang w:val="en-IN"/>
        </w:rPr>
      </w:pPr>
      <w:r w:rsidRPr="00982252">
        <w:rPr>
          <w:sz w:val="24"/>
          <w:szCs w:val="24"/>
          <w:lang w:val="en-IN"/>
        </w:rPr>
        <w:t>To support data-driven decision-making for improving sales and business strategies</w:t>
      </w:r>
    </w:p>
    <w:p w14:paraId="0305953C" w14:textId="1B06AB51" w:rsidR="00A80864" w:rsidRDefault="00A80864" w:rsidP="00982252">
      <w:pPr>
        <w:tabs>
          <w:tab w:val="left" w:pos="720"/>
        </w:tabs>
        <w:spacing w:before="240" w:after="240" w:line="360" w:lineRule="auto"/>
        <w:jc w:val="both"/>
        <w:rPr>
          <w:sz w:val="24"/>
          <w:szCs w:val="24"/>
        </w:rPr>
      </w:pPr>
    </w:p>
    <w:p w14:paraId="013FE082" w14:textId="09542A12" w:rsidR="004C3161" w:rsidRPr="00A80864" w:rsidRDefault="004C3161" w:rsidP="00212A32">
      <w:pPr>
        <w:widowControl/>
        <w:spacing w:line="360" w:lineRule="auto"/>
        <w:jc w:val="both"/>
        <w:rPr>
          <w:sz w:val="24"/>
          <w:szCs w:val="24"/>
        </w:rPr>
        <w:sectPr w:rsidR="004C3161" w:rsidRPr="00A80864" w:rsidSect="00A80864">
          <w:headerReference w:type="default" r:id="rId20"/>
          <w:pgSz w:w="12240" w:h="15840"/>
          <w:pgMar w:top="1440" w:right="1440" w:bottom="1440" w:left="1440" w:header="1095" w:footer="0" w:gutter="0"/>
          <w:cols w:space="720"/>
          <w:docGrid w:linePitch="299"/>
        </w:sectPr>
      </w:pPr>
    </w:p>
    <w:p w14:paraId="0A948A83" w14:textId="77777777" w:rsidR="00A80864" w:rsidRDefault="00A80864" w:rsidP="00A80864">
      <w:pPr>
        <w:pStyle w:val="Heading1"/>
        <w:spacing w:before="0"/>
        <w:ind w:left="0"/>
      </w:pPr>
      <w:r>
        <w:lastRenderedPageBreak/>
        <w:t>CHAPTER 3</w:t>
      </w:r>
    </w:p>
    <w:p w14:paraId="7F92684D" w14:textId="77777777" w:rsidR="00A80864" w:rsidRDefault="00A80864" w:rsidP="00A80864">
      <w:pPr>
        <w:pStyle w:val="Heading1"/>
        <w:spacing w:before="0"/>
        <w:ind w:left="2160" w:firstLine="720"/>
        <w:rPr>
          <w:color w:val="000000"/>
        </w:rPr>
      </w:pPr>
      <w:r>
        <w:t>SYSTEM REQUIREMENTS</w:t>
      </w:r>
    </w:p>
    <w:p w14:paraId="71F45605" w14:textId="77777777" w:rsidR="00A80864" w:rsidRDefault="00A80864" w:rsidP="00A80864">
      <w:pPr>
        <w:pStyle w:val="Heading4"/>
        <w:tabs>
          <w:tab w:val="left" w:pos="1080"/>
        </w:tabs>
        <w:ind w:left="0"/>
        <w:rPr>
          <w:sz w:val="28"/>
          <w:szCs w:val="28"/>
        </w:rPr>
      </w:pPr>
      <w:r>
        <w:rPr>
          <w:sz w:val="28"/>
          <w:szCs w:val="28"/>
        </w:rPr>
        <w:t xml:space="preserve">3.1 Functional Requirements </w:t>
      </w:r>
    </w:p>
    <w:p w14:paraId="2BFC92A6" w14:textId="4DF97B17" w:rsidR="004C73DE" w:rsidRPr="004C73DE" w:rsidRDefault="004C73DE" w:rsidP="004C73DE">
      <w:pPr>
        <w:pStyle w:val="ListParagraph"/>
        <w:numPr>
          <w:ilvl w:val="0"/>
          <w:numId w:val="52"/>
        </w:numPr>
        <w:rPr>
          <w:sz w:val="24"/>
          <w:szCs w:val="24"/>
          <w:lang w:val="en-IN"/>
        </w:rPr>
      </w:pPr>
      <w:r w:rsidRPr="004C73DE">
        <w:rPr>
          <w:sz w:val="24"/>
          <w:szCs w:val="24"/>
          <w:lang w:val="en-IN"/>
        </w:rPr>
        <w:t xml:space="preserve">Import chocolate sales data (sales, profit, product details, region, etc.) from CSV/Excel files into Power BI </w:t>
      </w:r>
    </w:p>
    <w:p w14:paraId="1392B2C3" w14:textId="061D4441" w:rsidR="004C73DE" w:rsidRPr="004C73DE" w:rsidRDefault="004C73DE" w:rsidP="004C73DE">
      <w:pPr>
        <w:pStyle w:val="ListParagraph"/>
        <w:numPr>
          <w:ilvl w:val="0"/>
          <w:numId w:val="52"/>
        </w:numPr>
        <w:rPr>
          <w:sz w:val="24"/>
          <w:szCs w:val="24"/>
          <w:lang w:val="en-IN"/>
        </w:rPr>
      </w:pPr>
      <w:r w:rsidRPr="004C73DE">
        <w:rPr>
          <w:sz w:val="24"/>
          <w:szCs w:val="24"/>
          <w:lang w:val="en-IN"/>
        </w:rPr>
        <w:t xml:space="preserve">Perform data cleaning and transformation using Power Query (M Language) </w:t>
      </w:r>
    </w:p>
    <w:p w14:paraId="7DE0AF1D" w14:textId="25D4C6CD" w:rsidR="004C73DE" w:rsidRPr="004C73DE" w:rsidRDefault="004C73DE" w:rsidP="004C73DE">
      <w:pPr>
        <w:pStyle w:val="ListParagraph"/>
        <w:numPr>
          <w:ilvl w:val="0"/>
          <w:numId w:val="52"/>
        </w:numPr>
        <w:rPr>
          <w:sz w:val="24"/>
          <w:szCs w:val="24"/>
          <w:lang w:val="en-IN"/>
        </w:rPr>
      </w:pPr>
      <w:r w:rsidRPr="004C73DE">
        <w:rPr>
          <w:sz w:val="24"/>
          <w:szCs w:val="24"/>
          <w:lang w:val="en-IN"/>
        </w:rPr>
        <w:t xml:space="preserve">Provide interactive filters (slicers) such as product category, region, and date </w:t>
      </w:r>
    </w:p>
    <w:p w14:paraId="2FAAE84B" w14:textId="0F029A07" w:rsidR="004C73DE" w:rsidRPr="004C73DE" w:rsidRDefault="004C73DE" w:rsidP="004C73DE">
      <w:pPr>
        <w:pStyle w:val="ListParagraph"/>
        <w:numPr>
          <w:ilvl w:val="0"/>
          <w:numId w:val="52"/>
        </w:numPr>
        <w:rPr>
          <w:sz w:val="24"/>
          <w:szCs w:val="24"/>
          <w:lang w:val="en-IN"/>
        </w:rPr>
      </w:pPr>
      <w:r w:rsidRPr="004C73DE">
        <w:rPr>
          <w:sz w:val="24"/>
          <w:szCs w:val="24"/>
          <w:lang w:val="en-IN"/>
        </w:rPr>
        <w:t xml:space="preserve">Calculate key metrics using DAX such as total sales, total profit, and average sales </w:t>
      </w:r>
    </w:p>
    <w:p w14:paraId="4A9E495B" w14:textId="78E273B4" w:rsidR="004C73DE" w:rsidRPr="004C73DE" w:rsidRDefault="004C73DE" w:rsidP="004C73DE">
      <w:pPr>
        <w:pStyle w:val="ListParagraph"/>
        <w:numPr>
          <w:ilvl w:val="0"/>
          <w:numId w:val="52"/>
        </w:numPr>
        <w:rPr>
          <w:sz w:val="24"/>
          <w:szCs w:val="24"/>
          <w:lang w:val="en-IN"/>
        </w:rPr>
      </w:pPr>
      <w:r w:rsidRPr="004C73DE">
        <w:rPr>
          <w:sz w:val="24"/>
          <w:szCs w:val="24"/>
          <w:lang w:val="en-IN"/>
        </w:rPr>
        <w:t xml:space="preserve">Create visualizations like bar charts, line charts, and pie charts to represent sales trends and performance </w:t>
      </w:r>
    </w:p>
    <w:p w14:paraId="3571062B" w14:textId="0ECDCA3D" w:rsidR="004C73DE" w:rsidRPr="004C73DE" w:rsidRDefault="004C73DE" w:rsidP="004C73DE">
      <w:pPr>
        <w:pStyle w:val="ListParagraph"/>
        <w:numPr>
          <w:ilvl w:val="0"/>
          <w:numId w:val="52"/>
        </w:numPr>
        <w:rPr>
          <w:sz w:val="24"/>
          <w:szCs w:val="24"/>
          <w:lang w:val="en-IN"/>
        </w:rPr>
      </w:pPr>
      <w:r w:rsidRPr="004C73DE">
        <w:rPr>
          <w:sz w:val="24"/>
          <w:szCs w:val="24"/>
          <w:lang w:val="en-IN"/>
        </w:rPr>
        <w:t xml:space="preserve">Display Key Performance Indicators (KPIs) for quick insights </w:t>
      </w:r>
    </w:p>
    <w:p w14:paraId="60898A98" w14:textId="0D5270B1" w:rsidR="004C73DE" w:rsidRPr="00A0105B" w:rsidRDefault="004C73DE" w:rsidP="004C73DE">
      <w:pPr>
        <w:pStyle w:val="ListParagraph"/>
        <w:numPr>
          <w:ilvl w:val="0"/>
          <w:numId w:val="52"/>
        </w:numPr>
        <w:rPr>
          <w:sz w:val="24"/>
          <w:szCs w:val="24"/>
        </w:rPr>
      </w:pPr>
      <w:r w:rsidRPr="004C73DE">
        <w:rPr>
          <w:sz w:val="24"/>
          <w:szCs w:val="24"/>
          <w:lang w:val="en-IN"/>
        </w:rPr>
        <w:t>Enable cross-filtering between visuals for dynamic analysis</w:t>
      </w:r>
    </w:p>
    <w:p w14:paraId="5F4F572B" w14:textId="77777777" w:rsidR="00A0105B" w:rsidRPr="004C73DE" w:rsidRDefault="00A0105B" w:rsidP="00A0105B">
      <w:pPr>
        <w:pStyle w:val="ListParagraph"/>
        <w:rPr>
          <w:sz w:val="24"/>
          <w:szCs w:val="24"/>
        </w:rPr>
      </w:pPr>
    </w:p>
    <w:p w14:paraId="5D8F2413" w14:textId="2CD2959F" w:rsidR="00A80864" w:rsidRPr="00A80864" w:rsidRDefault="00A80864" w:rsidP="00A80864">
      <w:pPr>
        <w:tabs>
          <w:tab w:val="left" w:pos="720"/>
        </w:tabs>
        <w:spacing w:after="240" w:line="360" w:lineRule="auto"/>
        <w:ind w:right="566"/>
        <w:jc w:val="both"/>
        <w:rPr>
          <w:b/>
          <w:bCs/>
          <w:sz w:val="28"/>
          <w:szCs w:val="28"/>
        </w:rPr>
      </w:pPr>
      <w:r w:rsidRPr="00A80864">
        <w:rPr>
          <w:b/>
          <w:bCs/>
          <w:sz w:val="28"/>
          <w:szCs w:val="28"/>
        </w:rPr>
        <w:t>3.2 Non-Functional Requirements</w:t>
      </w:r>
    </w:p>
    <w:p w14:paraId="5327F6EF" w14:textId="1F2CFAC3" w:rsidR="00C44A02" w:rsidRPr="00C44A02" w:rsidRDefault="00C44A02" w:rsidP="00A0105B">
      <w:pPr>
        <w:pStyle w:val="ListParagraph"/>
        <w:widowControl/>
        <w:numPr>
          <w:ilvl w:val="0"/>
          <w:numId w:val="52"/>
        </w:numPr>
        <w:spacing w:before="100" w:beforeAutospacing="1" w:after="100" w:afterAutospacing="1" w:line="360" w:lineRule="auto"/>
        <w:rPr>
          <w:sz w:val="24"/>
          <w:szCs w:val="24"/>
          <w:lang w:val="en-IN"/>
        </w:rPr>
      </w:pPr>
      <w:r w:rsidRPr="00C44A02">
        <w:rPr>
          <w:b/>
          <w:bCs/>
          <w:sz w:val="24"/>
          <w:szCs w:val="24"/>
          <w:lang w:val="en-IN"/>
        </w:rPr>
        <w:t>Performance</w:t>
      </w:r>
      <w:r w:rsidRPr="00C44A02">
        <w:rPr>
          <w:sz w:val="24"/>
          <w:szCs w:val="24"/>
          <w:lang w:val="en-IN"/>
        </w:rPr>
        <w:t xml:space="preserve">: Dashboard should load quickly and respond within a few seconds </w:t>
      </w:r>
    </w:p>
    <w:p w14:paraId="3F390943" w14:textId="2233DD7A" w:rsidR="00C44A02" w:rsidRPr="00C44A02" w:rsidRDefault="00C44A02" w:rsidP="00A0105B">
      <w:pPr>
        <w:pStyle w:val="ListParagraph"/>
        <w:widowControl/>
        <w:numPr>
          <w:ilvl w:val="0"/>
          <w:numId w:val="52"/>
        </w:numPr>
        <w:spacing w:before="100" w:beforeAutospacing="1" w:after="100" w:afterAutospacing="1" w:line="360" w:lineRule="auto"/>
        <w:rPr>
          <w:sz w:val="24"/>
          <w:szCs w:val="24"/>
          <w:lang w:val="en-IN"/>
        </w:rPr>
      </w:pPr>
      <w:r w:rsidRPr="00C44A02">
        <w:rPr>
          <w:b/>
          <w:bCs/>
          <w:sz w:val="24"/>
          <w:szCs w:val="24"/>
          <w:lang w:val="en-IN"/>
        </w:rPr>
        <w:t>Usability</w:t>
      </w:r>
      <w:r w:rsidRPr="00C44A02">
        <w:rPr>
          <w:sz w:val="24"/>
          <w:szCs w:val="24"/>
          <w:lang w:val="en-IN"/>
        </w:rPr>
        <w:t xml:space="preserve">: Interface should be simple, clear, and easy to understand </w:t>
      </w:r>
    </w:p>
    <w:p w14:paraId="0A253266" w14:textId="3E5D85FE" w:rsidR="00C44A02" w:rsidRPr="00C44A02" w:rsidRDefault="00C44A02" w:rsidP="00A0105B">
      <w:pPr>
        <w:pStyle w:val="ListParagraph"/>
        <w:widowControl/>
        <w:numPr>
          <w:ilvl w:val="0"/>
          <w:numId w:val="52"/>
        </w:numPr>
        <w:spacing w:before="100" w:beforeAutospacing="1" w:after="100" w:afterAutospacing="1" w:line="360" w:lineRule="auto"/>
        <w:rPr>
          <w:sz w:val="24"/>
          <w:szCs w:val="24"/>
          <w:lang w:val="en-IN"/>
        </w:rPr>
      </w:pPr>
      <w:r w:rsidRPr="00C44A02">
        <w:rPr>
          <w:b/>
          <w:bCs/>
          <w:sz w:val="24"/>
          <w:szCs w:val="24"/>
          <w:lang w:val="en-IN"/>
        </w:rPr>
        <w:t>Scalability</w:t>
      </w:r>
      <w:r w:rsidRPr="00C44A02">
        <w:rPr>
          <w:sz w:val="24"/>
          <w:szCs w:val="24"/>
          <w:lang w:val="en-IN"/>
        </w:rPr>
        <w:t xml:space="preserve">: Should handle increasing data (more products, regions, or time periods) </w:t>
      </w:r>
    </w:p>
    <w:p w14:paraId="500B2B7A" w14:textId="5038221B" w:rsidR="00C44A02" w:rsidRPr="00C44A02" w:rsidRDefault="00C44A02" w:rsidP="00A0105B">
      <w:pPr>
        <w:pStyle w:val="ListParagraph"/>
        <w:widowControl/>
        <w:numPr>
          <w:ilvl w:val="0"/>
          <w:numId w:val="52"/>
        </w:numPr>
        <w:spacing w:before="100" w:beforeAutospacing="1" w:after="100" w:afterAutospacing="1" w:line="360" w:lineRule="auto"/>
        <w:rPr>
          <w:sz w:val="24"/>
          <w:szCs w:val="24"/>
          <w:lang w:val="en-IN"/>
        </w:rPr>
      </w:pPr>
      <w:r w:rsidRPr="00C44A02">
        <w:rPr>
          <w:b/>
          <w:bCs/>
          <w:sz w:val="24"/>
          <w:szCs w:val="24"/>
          <w:lang w:val="en-IN"/>
        </w:rPr>
        <w:t>Maintainability</w:t>
      </w:r>
      <w:r w:rsidRPr="00C44A02">
        <w:rPr>
          <w:sz w:val="24"/>
          <w:szCs w:val="24"/>
          <w:lang w:val="en-IN"/>
        </w:rPr>
        <w:t xml:space="preserve">: Easy to update data and modify reports </w:t>
      </w:r>
    </w:p>
    <w:p w14:paraId="578FB88B" w14:textId="169991F5" w:rsidR="00C44A02" w:rsidRPr="00C44A02" w:rsidRDefault="00C44A02" w:rsidP="00A0105B">
      <w:pPr>
        <w:pStyle w:val="ListParagraph"/>
        <w:widowControl/>
        <w:numPr>
          <w:ilvl w:val="0"/>
          <w:numId w:val="52"/>
        </w:numPr>
        <w:spacing w:before="100" w:beforeAutospacing="1" w:after="100" w:afterAutospacing="1" w:line="360" w:lineRule="auto"/>
        <w:rPr>
          <w:sz w:val="24"/>
          <w:szCs w:val="24"/>
          <w:lang w:val="en-IN"/>
        </w:rPr>
      </w:pPr>
      <w:r w:rsidRPr="00C44A02">
        <w:rPr>
          <w:b/>
          <w:bCs/>
          <w:sz w:val="24"/>
          <w:szCs w:val="24"/>
          <w:lang w:val="en-IN"/>
        </w:rPr>
        <w:t>Reliability</w:t>
      </w:r>
      <w:r w:rsidRPr="00C44A02">
        <w:rPr>
          <w:sz w:val="24"/>
          <w:szCs w:val="24"/>
          <w:lang w:val="en-IN"/>
        </w:rPr>
        <w:t xml:space="preserve">: Should provide accurate and consistent results </w:t>
      </w:r>
    </w:p>
    <w:p w14:paraId="27231562" w14:textId="499E7FB0" w:rsidR="00A80864" w:rsidRPr="00C44A02" w:rsidRDefault="00C44A02" w:rsidP="00A0105B">
      <w:pPr>
        <w:pStyle w:val="ListParagraph"/>
        <w:widowControl/>
        <w:numPr>
          <w:ilvl w:val="0"/>
          <w:numId w:val="52"/>
        </w:numPr>
        <w:spacing w:before="100" w:beforeAutospacing="1" w:after="100" w:afterAutospacing="1" w:line="360" w:lineRule="auto"/>
        <w:rPr>
          <w:sz w:val="24"/>
          <w:szCs w:val="24"/>
          <w:lang w:val="en-US"/>
        </w:rPr>
      </w:pPr>
      <w:r w:rsidRPr="00C44A02">
        <w:rPr>
          <w:b/>
          <w:bCs/>
          <w:sz w:val="24"/>
          <w:szCs w:val="24"/>
          <w:lang w:val="en-IN"/>
        </w:rPr>
        <w:t>Security</w:t>
      </w:r>
      <w:r w:rsidRPr="00C44A02">
        <w:rPr>
          <w:sz w:val="24"/>
          <w:szCs w:val="24"/>
          <w:lang w:val="en-IN"/>
        </w:rPr>
        <w:t>: Access should be restricted when deployed online</w:t>
      </w:r>
    </w:p>
    <w:p w14:paraId="07F806DA" w14:textId="77777777" w:rsidR="00A80864" w:rsidRDefault="00A80864" w:rsidP="00A80864">
      <w:pPr>
        <w:pStyle w:val="Heading3"/>
        <w:tabs>
          <w:tab w:val="left" w:pos="1141"/>
        </w:tabs>
        <w:spacing w:before="1"/>
        <w:ind w:left="0" w:right="850" w:firstLine="0"/>
      </w:pPr>
      <w:r>
        <w:t>3.3 Hardware Requirements</w:t>
      </w:r>
    </w:p>
    <w:p w14:paraId="512BA027" w14:textId="77777777" w:rsidR="00A80864" w:rsidRDefault="00A80864" w:rsidP="00A80864">
      <w:pPr>
        <w:tabs>
          <w:tab w:val="left" w:pos="1141"/>
        </w:tabs>
        <w:ind w:right="850"/>
      </w:pPr>
    </w:p>
    <w:p w14:paraId="602C2504" w14:textId="25A6A603" w:rsidR="00103EA4" w:rsidRPr="00103EA4" w:rsidRDefault="00103EA4" w:rsidP="00103EA4">
      <w:pPr>
        <w:pStyle w:val="ListParagraph"/>
        <w:numPr>
          <w:ilvl w:val="0"/>
          <w:numId w:val="52"/>
        </w:numPr>
        <w:tabs>
          <w:tab w:val="left" w:pos="720"/>
        </w:tabs>
        <w:spacing w:line="360" w:lineRule="auto"/>
        <w:ind w:right="850"/>
        <w:jc w:val="both"/>
        <w:rPr>
          <w:sz w:val="24"/>
          <w:szCs w:val="24"/>
          <w:lang w:val="en-IN"/>
        </w:rPr>
      </w:pPr>
      <w:r w:rsidRPr="00103EA4">
        <w:rPr>
          <w:sz w:val="24"/>
          <w:szCs w:val="24"/>
          <w:lang w:val="en-IN"/>
        </w:rPr>
        <w:t xml:space="preserve">Operating System: Windows 10 / Windows 11 </w:t>
      </w:r>
    </w:p>
    <w:p w14:paraId="1894F4A1" w14:textId="4B19208D" w:rsidR="00103EA4" w:rsidRPr="00103EA4" w:rsidRDefault="00103EA4" w:rsidP="00103EA4">
      <w:pPr>
        <w:pStyle w:val="ListParagraph"/>
        <w:numPr>
          <w:ilvl w:val="0"/>
          <w:numId w:val="52"/>
        </w:numPr>
        <w:tabs>
          <w:tab w:val="left" w:pos="720"/>
        </w:tabs>
        <w:spacing w:line="360" w:lineRule="auto"/>
        <w:ind w:right="850"/>
        <w:jc w:val="both"/>
        <w:rPr>
          <w:sz w:val="24"/>
          <w:szCs w:val="24"/>
          <w:lang w:val="en-IN"/>
        </w:rPr>
      </w:pPr>
      <w:r w:rsidRPr="00103EA4">
        <w:rPr>
          <w:sz w:val="24"/>
          <w:szCs w:val="24"/>
          <w:lang w:val="en-IN"/>
        </w:rPr>
        <w:t xml:space="preserve">Processor: Minimum 1.4 GHz (64-bit) or higher </w:t>
      </w:r>
    </w:p>
    <w:p w14:paraId="257986BA" w14:textId="0F8040A0" w:rsidR="00103EA4" w:rsidRPr="00103EA4" w:rsidRDefault="00103EA4" w:rsidP="00103EA4">
      <w:pPr>
        <w:pStyle w:val="ListParagraph"/>
        <w:numPr>
          <w:ilvl w:val="0"/>
          <w:numId w:val="52"/>
        </w:numPr>
        <w:tabs>
          <w:tab w:val="left" w:pos="720"/>
        </w:tabs>
        <w:spacing w:line="360" w:lineRule="auto"/>
        <w:ind w:right="850"/>
        <w:jc w:val="both"/>
        <w:rPr>
          <w:sz w:val="24"/>
          <w:szCs w:val="24"/>
          <w:lang w:val="en-IN"/>
        </w:rPr>
      </w:pPr>
      <w:r w:rsidRPr="00103EA4">
        <w:rPr>
          <w:sz w:val="24"/>
          <w:szCs w:val="24"/>
          <w:lang w:val="en-IN"/>
        </w:rPr>
        <w:t xml:space="preserve">RAM: Minimum 4 GB (8 GB recommended) </w:t>
      </w:r>
    </w:p>
    <w:p w14:paraId="138ADFB3" w14:textId="77777777" w:rsidR="006142DA" w:rsidRDefault="00103EA4" w:rsidP="00103EA4">
      <w:pPr>
        <w:pStyle w:val="ListParagraph"/>
        <w:numPr>
          <w:ilvl w:val="0"/>
          <w:numId w:val="52"/>
        </w:numPr>
        <w:tabs>
          <w:tab w:val="left" w:pos="720"/>
        </w:tabs>
        <w:spacing w:line="360" w:lineRule="auto"/>
        <w:ind w:right="850"/>
        <w:jc w:val="both"/>
        <w:rPr>
          <w:sz w:val="24"/>
          <w:szCs w:val="24"/>
          <w:lang w:val="en-IN"/>
        </w:rPr>
      </w:pPr>
      <w:r w:rsidRPr="00103EA4">
        <w:rPr>
          <w:sz w:val="24"/>
          <w:szCs w:val="24"/>
          <w:lang w:val="en-IN"/>
        </w:rPr>
        <w:t xml:space="preserve">Storage: At least 2 GB free disk space </w:t>
      </w:r>
    </w:p>
    <w:p w14:paraId="10D76B86" w14:textId="77777777" w:rsidR="00A80864" w:rsidRDefault="00A80864" w:rsidP="00A80864">
      <w:pPr>
        <w:pStyle w:val="Heading3"/>
        <w:tabs>
          <w:tab w:val="left" w:pos="1141"/>
        </w:tabs>
        <w:ind w:left="0" w:right="850" w:firstLine="0"/>
      </w:pPr>
      <w:r>
        <w:t>3.4 Software Requirements</w:t>
      </w:r>
    </w:p>
    <w:p w14:paraId="113B50BD" w14:textId="315661DD" w:rsidR="00F30186" w:rsidRPr="00C44880" w:rsidRDefault="00F30186" w:rsidP="00C44880">
      <w:pPr>
        <w:pStyle w:val="ListParagraph"/>
        <w:widowControl/>
        <w:numPr>
          <w:ilvl w:val="0"/>
          <w:numId w:val="52"/>
        </w:numPr>
        <w:spacing w:before="100" w:beforeAutospacing="1" w:after="100" w:afterAutospacing="1" w:line="360" w:lineRule="auto"/>
        <w:rPr>
          <w:sz w:val="24"/>
          <w:szCs w:val="24"/>
          <w:lang w:val="en-IN"/>
        </w:rPr>
      </w:pPr>
      <w:r w:rsidRPr="00C44880">
        <w:rPr>
          <w:b/>
          <w:bCs/>
          <w:sz w:val="24"/>
          <w:szCs w:val="24"/>
          <w:lang w:val="en-IN"/>
        </w:rPr>
        <w:t>Microsoft Power BI Desktop</w:t>
      </w:r>
      <w:r w:rsidRPr="00C44880">
        <w:rPr>
          <w:sz w:val="24"/>
          <w:szCs w:val="24"/>
          <w:lang w:val="en-IN"/>
        </w:rPr>
        <w:t xml:space="preserve"> – For data analysis and dashboard creation </w:t>
      </w:r>
    </w:p>
    <w:p w14:paraId="2B951145" w14:textId="4476AF99" w:rsidR="00F30186" w:rsidRPr="00C44880" w:rsidRDefault="00F30186" w:rsidP="00C44880">
      <w:pPr>
        <w:pStyle w:val="ListParagraph"/>
        <w:widowControl/>
        <w:numPr>
          <w:ilvl w:val="0"/>
          <w:numId w:val="52"/>
        </w:numPr>
        <w:spacing w:before="100" w:beforeAutospacing="1" w:after="100" w:afterAutospacing="1" w:line="360" w:lineRule="auto"/>
        <w:rPr>
          <w:sz w:val="24"/>
          <w:szCs w:val="24"/>
          <w:lang w:val="en-IN"/>
        </w:rPr>
      </w:pPr>
      <w:r w:rsidRPr="00C44880">
        <w:rPr>
          <w:b/>
          <w:bCs/>
          <w:sz w:val="24"/>
          <w:szCs w:val="24"/>
          <w:lang w:val="en-IN"/>
        </w:rPr>
        <w:t>Microsoft Excel / CSV Files</w:t>
      </w:r>
      <w:r w:rsidRPr="00C44880">
        <w:rPr>
          <w:sz w:val="24"/>
          <w:szCs w:val="24"/>
          <w:lang w:val="en-IN"/>
        </w:rPr>
        <w:t xml:space="preserve"> – For storing and managing chocolate sales data </w:t>
      </w:r>
    </w:p>
    <w:p w14:paraId="10C4424C" w14:textId="4A5139FA" w:rsidR="00F30186" w:rsidRPr="00C44880" w:rsidRDefault="00F30186" w:rsidP="00C44880">
      <w:pPr>
        <w:pStyle w:val="ListParagraph"/>
        <w:widowControl/>
        <w:numPr>
          <w:ilvl w:val="0"/>
          <w:numId w:val="52"/>
        </w:numPr>
        <w:spacing w:before="100" w:beforeAutospacing="1" w:after="100" w:afterAutospacing="1" w:line="360" w:lineRule="auto"/>
        <w:rPr>
          <w:sz w:val="24"/>
          <w:szCs w:val="24"/>
          <w:lang w:val="en-IN"/>
        </w:rPr>
      </w:pPr>
      <w:r w:rsidRPr="00C44880">
        <w:rPr>
          <w:b/>
          <w:bCs/>
          <w:sz w:val="24"/>
          <w:szCs w:val="24"/>
          <w:lang w:val="en-IN"/>
        </w:rPr>
        <w:t>Power BI Service</w:t>
      </w:r>
      <w:r w:rsidRPr="00C44880">
        <w:rPr>
          <w:sz w:val="24"/>
          <w:szCs w:val="24"/>
          <w:lang w:val="en-IN"/>
        </w:rPr>
        <w:t xml:space="preserve"> – For publishing and sharing dashboards </w:t>
      </w:r>
    </w:p>
    <w:p w14:paraId="33702FF8" w14:textId="44A46D1A" w:rsidR="00A80864" w:rsidRPr="00C44880" w:rsidRDefault="00F30186" w:rsidP="00C44880">
      <w:pPr>
        <w:pStyle w:val="ListParagraph"/>
        <w:widowControl/>
        <w:numPr>
          <w:ilvl w:val="0"/>
          <w:numId w:val="52"/>
        </w:numPr>
        <w:spacing w:before="100" w:beforeAutospacing="1" w:after="100" w:afterAutospacing="1" w:line="360" w:lineRule="auto"/>
        <w:rPr>
          <w:sz w:val="24"/>
          <w:szCs w:val="24"/>
          <w:lang w:val="en-US"/>
        </w:rPr>
      </w:pPr>
      <w:r w:rsidRPr="00C44880">
        <w:rPr>
          <w:b/>
          <w:bCs/>
          <w:sz w:val="24"/>
          <w:szCs w:val="24"/>
          <w:lang w:val="en-IN"/>
        </w:rPr>
        <w:t>Web Browser (Chrome / Edge)</w:t>
      </w:r>
      <w:r w:rsidRPr="00C44880">
        <w:rPr>
          <w:sz w:val="24"/>
          <w:szCs w:val="24"/>
          <w:lang w:val="en-IN"/>
        </w:rPr>
        <w:t xml:space="preserve"> – For accessing reports online</w:t>
      </w:r>
    </w:p>
    <w:p w14:paraId="2CD5602F" w14:textId="77777777" w:rsidR="00A80864" w:rsidRDefault="00A80864" w:rsidP="00A80864">
      <w:pPr>
        <w:pBdr>
          <w:top w:val="nil"/>
          <w:left w:val="nil"/>
          <w:bottom w:val="nil"/>
          <w:right w:val="nil"/>
          <w:between w:val="nil"/>
        </w:pBdr>
        <w:tabs>
          <w:tab w:val="left" w:pos="720"/>
        </w:tabs>
        <w:spacing w:before="137"/>
        <w:rPr>
          <w:sz w:val="24"/>
          <w:szCs w:val="24"/>
        </w:rPr>
      </w:pPr>
    </w:p>
    <w:p w14:paraId="36A2D8B5" w14:textId="71ED0493" w:rsidR="00A80864" w:rsidRPr="00A80864" w:rsidRDefault="00A80864" w:rsidP="00A80864">
      <w:pPr>
        <w:pBdr>
          <w:top w:val="nil"/>
          <w:left w:val="nil"/>
          <w:bottom w:val="nil"/>
          <w:right w:val="nil"/>
          <w:between w:val="nil"/>
        </w:pBdr>
        <w:tabs>
          <w:tab w:val="left" w:pos="720"/>
        </w:tabs>
        <w:spacing w:before="137"/>
        <w:rPr>
          <w:b/>
          <w:bCs/>
          <w:sz w:val="36"/>
          <w:szCs w:val="36"/>
        </w:rPr>
      </w:pPr>
      <w:r w:rsidRPr="00A80864">
        <w:rPr>
          <w:b/>
          <w:bCs/>
          <w:sz w:val="36"/>
          <w:szCs w:val="36"/>
        </w:rPr>
        <w:lastRenderedPageBreak/>
        <w:t>CHAPTER 4</w:t>
      </w:r>
    </w:p>
    <w:p w14:paraId="2060684E" w14:textId="77777777" w:rsidR="00A80864" w:rsidRDefault="00A80864" w:rsidP="00A80864">
      <w:pPr>
        <w:pStyle w:val="Heading1"/>
        <w:spacing w:before="280"/>
        <w:ind w:left="2160" w:firstLine="720"/>
      </w:pPr>
      <w:r>
        <w:t>METHODOLOGY</w:t>
      </w:r>
    </w:p>
    <w:p w14:paraId="5BEE330A" w14:textId="5A0D332A" w:rsidR="00923A02" w:rsidRPr="0026643D" w:rsidRDefault="0026643D" w:rsidP="00A80864">
      <w:pPr>
        <w:spacing w:before="240" w:after="240" w:line="360" w:lineRule="auto"/>
        <w:ind w:right="850"/>
        <w:jc w:val="both"/>
        <w:rPr>
          <w:sz w:val="24"/>
          <w:szCs w:val="24"/>
        </w:rPr>
      </w:pPr>
      <w:r w:rsidRPr="0026643D">
        <w:rPr>
          <w:sz w:val="24"/>
          <w:szCs w:val="24"/>
        </w:rPr>
        <w:t xml:space="preserve">The methodology of the </w:t>
      </w:r>
      <w:r w:rsidRPr="0026643D">
        <w:rPr>
          <w:b/>
          <w:bCs/>
          <w:sz w:val="24"/>
          <w:szCs w:val="24"/>
        </w:rPr>
        <w:t>Chocolate Sales Analysis</w:t>
      </w:r>
      <w:r w:rsidRPr="0026643D">
        <w:rPr>
          <w:sz w:val="24"/>
          <w:szCs w:val="24"/>
        </w:rPr>
        <w:t xml:space="preserve"> project focuses on converting raw sales data into meaningful insights using Power BI. The process follows a structured approach that includes data collection, data preparation, data modeling, and data visualization to ensure accurate and effective analysis.</w:t>
      </w:r>
    </w:p>
    <w:p w14:paraId="43B7AAC7" w14:textId="6E696254" w:rsidR="00A80864" w:rsidRDefault="00A80864" w:rsidP="00A80864">
      <w:pPr>
        <w:spacing w:before="240" w:after="240" w:line="360" w:lineRule="auto"/>
        <w:ind w:right="850"/>
        <w:jc w:val="both"/>
        <w:rPr>
          <w:b/>
          <w:bCs/>
          <w:sz w:val="24"/>
          <w:szCs w:val="24"/>
        </w:rPr>
      </w:pPr>
      <w:r>
        <w:rPr>
          <w:b/>
          <w:bCs/>
          <w:sz w:val="28"/>
          <w:szCs w:val="28"/>
        </w:rPr>
        <w:t>4.1 Data Collection</w:t>
      </w:r>
    </w:p>
    <w:p w14:paraId="51CC0254" w14:textId="4A9A66A3" w:rsidR="00DA7701" w:rsidRPr="001D190C" w:rsidRDefault="00DA7701" w:rsidP="001D190C">
      <w:pPr>
        <w:widowControl/>
        <w:rPr>
          <w:sz w:val="24"/>
          <w:szCs w:val="24"/>
          <w:lang w:val="en-IN" w:eastAsia="en-IN"/>
        </w:rPr>
      </w:pPr>
      <w:bookmarkStart w:id="1" w:name="_ggyjvyqpxqsu" w:colFirst="0" w:colLast="0"/>
      <w:bookmarkEnd w:id="1"/>
      <w:r w:rsidRPr="001D190C">
        <w:rPr>
          <w:sz w:val="24"/>
          <w:szCs w:val="24"/>
          <w:lang w:val="en-IN" w:eastAsia="en-IN"/>
        </w:rPr>
        <w:t xml:space="preserve">The dataset is collected in </w:t>
      </w:r>
      <w:r w:rsidRPr="001D190C">
        <w:rPr>
          <w:b/>
          <w:bCs/>
          <w:sz w:val="24"/>
          <w:szCs w:val="24"/>
          <w:lang w:val="en-IN" w:eastAsia="en-IN"/>
        </w:rPr>
        <w:t>CSV/Excel format</w:t>
      </w:r>
      <w:r w:rsidRPr="001D190C">
        <w:rPr>
          <w:sz w:val="24"/>
          <w:szCs w:val="24"/>
          <w:lang w:val="en-IN" w:eastAsia="en-IN"/>
        </w:rPr>
        <w:t xml:space="preserve"> containing chocolate sales information </w:t>
      </w:r>
    </w:p>
    <w:p w14:paraId="1A822ACF" w14:textId="62F02E81" w:rsidR="00DA7701" w:rsidRPr="00DA7701" w:rsidRDefault="00DA7701" w:rsidP="00DA7701">
      <w:pPr>
        <w:pStyle w:val="ListParagraph"/>
        <w:widowControl/>
        <w:numPr>
          <w:ilvl w:val="0"/>
          <w:numId w:val="28"/>
        </w:numPr>
        <w:rPr>
          <w:sz w:val="24"/>
          <w:szCs w:val="24"/>
          <w:lang w:val="en-IN" w:eastAsia="en-IN"/>
        </w:rPr>
      </w:pPr>
      <w:r w:rsidRPr="00DA7701">
        <w:rPr>
          <w:sz w:val="24"/>
          <w:szCs w:val="24"/>
          <w:lang w:val="en-IN" w:eastAsia="en-IN"/>
        </w:rPr>
        <w:t xml:space="preserve">It includes details such as: </w:t>
      </w:r>
    </w:p>
    <w:p w14:paraId="0EB0F5F5" w14:textId="77777777" w:rsidR="00DA7701" w:rsidRPr="00DA7701" w:rsidRDefault="00DA7701" w:rsidP="00DA7701">
      <w:pPr>
        <w:widowControl/>
        <w:numPr>
          <w:ilvl w:val="0"/>
          <w:numId w:val="51"/>
        </w:numPr>
        <w:spacing w:before="100" w:beforeAutospacing="1" w:after="100" w:afterAutospacing="1"/>
        <w:rPr>
          <w:sz w:val="24"/>
          <w:szCs w:val="24"/>
          <w:lang w:val="en-IN" w:eastAsia="en-IN"/>
        </w:rPr>
      </w:pPr>
      <w:r w:rsidRPr="00DA7701">
        <w:rPr>
          <w:sz w:val="24"/>
          <w:szCs w:val="24"/>
          <w:lang w:val="en-IN" w:eastAsia="en-IN"/>
        </w:rPr>
        <w:t xml:space="preserve">Product name and category </w:t>
      </w:r>
    </w:p>
    <w:p w14:paraId="35D878AB" w14:textId="77777777" w:rsidR="00DA7701" w:rsidRPr="00DA7701" w:rsidRDefault="00DA7701" w:rsidP="00DA7701">
      <w:pPr>
        <w:widowControl/>
        <w:numPr>
          <w:ilvl w:val="0"/>
          <w:numId w:val="51"/>
        </w:numPr>
        <w:spacing w:before="100" w:beforeAutospacing="1" w:after="100" w:afterAutospacing="1"/>
        <w:rPr>
          <w:sz w:val="24"/>
          <w:szCs w:val="24"/>
          <w:lang w:val="en-IN" w:eastAsia="en-IN"/>
        </w:rPr>
      </w:pPr>
      <w:r w:rsidRPr="00DA7701">
        <w:rPr>
          <w:sz w:val="24"/>
          <w:szCs w:val="24"/>
          <w:lang w:val="en-IN" w:eastAsia="en-IN"/>
        </w:rPr>
        <w:t xml:space="preserve">Sales amount and profit </w:t>
      </w:r>
    </w:p>
    <w:p w14:paraId="4C9A0898" w14:textId="77777777" w:rsidR="00DA7701" w:rsidRPr="00DA7701" w:rsidRDefault="00DA7701" w:rsidP="00DA7701">
      <w:pPr>
        <w:widowControl/>
        <w:numPr>
          <w:ilvl w:val="0"/>
          <w:numId w:val="51"/>
        </w:numPr>
        <w:spacing w:before="100" w:beforeAutospacing="1" w:after="100" w:afterAutospacing="1"/>
        <w:rPr>
          <w:sz w:val="24"/>
          <w:szCs w:val="24"/>
          <w:lang w:val="en-IN" w:eastAsia="en-IN"/>
        </w:rPr>
      </w:pPr>
      <w:r w:rsidRPr="00DA7701">
        <w:rPr>
          <w:sz w:val="24"/>
          <w:szCs w:val="24"/>
          <w:lang w:val="en-IN" w:eastAsia="en-IN"/>
        </w:rPr>
        <w:t xml:space="preserve">Region/location of sales </w:t>
      </w:r>
    </w:p>
    <w:p w14:paraId="4C488C34" w14:textId="77777777" w:rsidR="00DA7701" w:rsidRPr="00DA7701" w:rsidRDefault="00DA7701" w:rsidP="00DA7701">
      <w:pPr>
        <w:widowControl/>
        <w:numPr>
          <w:ilvl w:val="0"/>
          <w:numId w:val="51"/>
        </w:numPr>
        <w:spacing w:before="100" w:beforeAutospacing="1" w:after="100" w:afterAutospacing="1"/>
        <w:rPr>
          <w:sz w:val="24"/>
          <w:szCs w:val="24"/>
          <w:lang w:val="en-IN" w:eastAsia="en-IN"/>
        </w:rPr>
      </w:pPr>
      <w:r w:rsidRPr="00DA7701">
        <w:rPr>
          <w:sz w:val="24"/>
          <w:szCs w:val="24"/>
          <w:lang w:val="en-IN" w:eastAsia="en-IN"/>
        </w:rPr>
        <w:t xml:space="preserve">Date (month, year) </w:t>
      </w:r>
    </w:p>
    <w:p w14:paraId="29FE35E6" w14:textId="065A53D6" w:rsidR="00DA7701" w:rsidRDefault="00DA7701" w:rsidP="00DA7701">
      <w:pPr>
        <w:pStyle w:val="NormalWeb"/>
        <w:numPr>
          <w:ilvl w:val="0"/>
          <w:numId w:val="51"/>
        </w:numPr>
        <w:spacing w:line="360" w:lineRule="auto"/>
      </w:pPr>
      <w:r w:rsidRPr="00DA7701">
        <w:rPr>
          <w:lang w:val="en-IN" w:eastAsia="en-IN"/>
        </w:rPr>
        <w:t>This data serves as the foundation for analysis and dashboard creation</w:t>
      </w:r>
    </w:p>
    <w:p w14:paraId="5459D850" w14:textId="77777777" w:rsidR="00A80864" w:rsidRDefault="00A80864" w:rsidP="00A80864">
      <w:pPr>
        <w:pStyle w:val="Heading2"/>
        <w:spacing w:before="360" w:after="80"/>
        <w:ind w:right="0"/>
        <w:jc w:val="left"/>
        <w:rPr>
          <w:sz w:val="28"/>
          <w:szCs w:val="28"/>
        </w:rPr>
      </w:pPr>
      <w:r>
        <w:rPr>
          <w:sz w:val="28"/>
          <w:szCs w:val="28"/>
        </w:rPr>
        <w:t>4.2 Data Preparation (Power Query)</w:t>
      </w:r>
    </w:p>
    <w:p w14:paraId="4AB8AFA2" w14:textId="56A98507" w:rsidR="00D102E3" w:rsidRDefault="00D102E3" w:rsidP="00D102E3">
      <w:pPr>
        <w:widowControl/>
        <w:rPr>
          <w:sz w:val="24"/>
          <w:szCs w:val="24"/>
          <w:lang w:val="en-IN" w:eastAsia="en-IN"/>
        </w:rPr>
      </w:pPr>
      <w:r w:rsidRPr="00D102E3">
        <w:rPr>
          <w:sz w:val="24"/>
          <w:szCs w:val="24"/>
          <w:lang w:val="en-IN" w:eastAsia="en-IN"/>
        </w:rPr>
        <w:t xml:space="preserve"> Data is cleaned and transformed using </w:t>
      </w:r>
      <w:r w:rsidRPr="00D102E3">
        <w:rPr>
          <w:b/>
          <w:bCs/>
          <w:sz w:val="24"/>
          <w:szCs w:val="24"/>
          <w:lang w:val="en-IN" w:eastAsia="en-IN"/>
        </w:rPr>
        <w:t>Power Query</w:t>
      </w:r>
      <w:r w:rsidRPr="00D102E3">
        <w:rPr>
          <w:sz w:val="24"/>
          <w:szCs w:val="24"/>
          <w:lang w:val="en-IN" w:eastAsia="en-IN"/>
        </w:rPr>
        <w:t xml:space="preserve"> </w:t>
      </w:r>
    </w:p>
    <w:p w14:paraId="2F675AC2" w14:textId="77777777" w:rsidR="00A12307" w:rsidRPr="00D102E3" w:rsidRDefault="00A12307" w:rsidP="00D102E3">
      <w:pPr>
        <w:widowControl/>
        <w:rPr>
          <w:sz w:val="24"/>
          <w:szCs w:val="24"/>
          <w:lang w:val="en-IN" w:eastAsia="en-IN"/>
        </w:rPr>
      </w:pPr>
    </w:p>
    <w:p w14:paraId="2A36AB00" w14:textId="77777777" w:rsidR="00D102E3" w:rsidRPr="00D102E3" w:rsidRDefault="00D102E3" w:rsidP="00D102E3">
      <w:pPr>
        <w:widowControl/>
        <w:rPr>
          <w:sz w:val="24"/>
          <w:szCs w:val="24"/>
          <w:lang w:val="en-IN" w:eastAsia="en-IN"/>
        </w:rPr>
      </w:pPr>
      <w:proofErr w:type="gramStart"/>
      <w:r w:rsidRPr="00D102E3">
        <w:rPr>
          <w:rFonts w:hAnsi="Symbol"/>
          <w:sz w:val="24"/>
          <w:szCs w:val="24"/>
          <w:lang w:val="en-IN" w:eastAsia="en-IN"/>
        </w:rPr>
        <w:t></w:t>
      </w:r>
      <w:r w:rsidRPr="00D102E3">
        <w:rPr>
          <w:sz w:val="24"/>
          <w:szCs w:val="24"/>
          <w:lang w:val="en-IN" w:eastAsia="en-IN"/>
        </w:rPr>
        <w:t xml:space="preserve">  Key</w:t>
      </w:r>
      <w:proofErr w:type="gramEnd"/>
      <w:r w:rsidRPr="00D102E3">
        <w:rPr>
          <w:sz w:val="24"/>
          <w:szCs w:val="24"/>
          <w:lang w:val="en-IN" w:eastAsia="en-IN"/>
        </w:rPr>
        <w:t xml:space="preserve"> steps include: </w:t>
      </w:r>
    </w:p>
    <w:p w14:paraId="0E4AEDFA" w14:textId="77777777" w:rsidR="00D102E3" w:rsidRPr="00D102E3" w:rsidRDefault="00D102E3" w:rsidP="00D102E3">
      <w:pPr>
        <w:widowControl/>
        <w:numPr>
          <w:ilvl w:val="0"/>
          <w:numId w:val="29"/>
        </w:numPr>
        <w:spacing w:before="100" w:beforeAutospacing="1" w:after="100" w:afterAutospacing="1"/>
        <w:rPr>
          <w:sz w:val="24"/>
          <w:szCs w:val="24"/>
          <w:lang w:val="en-IN" w:eastAsia="en-IN"/>
        </w:rPr>
      </w:pPr>
      <w:r w:rsidRPr="00D102E3">
        <w:rPr>
          <w:sz w:val="24"/>
          <w:szCs w:val="24"/>
          <w:lang w:val="en-IN" w:eastAsia="en-IN"/>
        </w:rPr>
        <w:t xml:space="preserve">Removing duplicate and null values </w:t>
      </w:r>
    </w:p>
    <w:p w14:paraId="6B985487" w14:textId="77777777" w:rsidR="00D102E3" w:rsidRPr="00D102E3" w:rsidRDefault="00D102E3" w:rsidP="00D102E3">
      <w:pPr>
        <w:widowControl/>
        <w:numPr>
          <w:ilvl w:val="0"/>
          <w:numId w:val="29"/>
        </w:numPr>
        <w:spacing w:before="100" w:beforeAutospacing="1" w:after="100" w:afterAutospacing="1"/>
        <w:rPr>
          <w:sz w:val="24"/>
          <w:szCs w:val="24"/>
          <w:lang w:val="en-IN" w:eastAsia="en-IN"/>
        </w:rPr>
      </w:pPr>
      <w:r w:rsidRPr="00D102E3">
        <w:rPr>
          <w:sz w:val="24"/>
          <w:szCs w:val="24"/>
          <w:lang w:val="en-IN" w:eastAsia="en-IN"/>
        </w:rPr>
        <w:t xml:space="preserve">Renaming columns for better understanding </w:t>
      </w:r>
    </w:p>
    <w:p w14:paraId="4DEFAE89" w14:textId="77777777" w:rsidR="00D102E3" w:rsidRPr="00D102E3" w:rsidRDefault="00D102E3" w:rsidP="00D102E3">
      <w:pPr>
        <w:widowControl/>
        <w:numPr>
          <w:ilvl w:val="0"/>
          <w:numId w:val="29"/>
        </w:numPr>
        <w:spacing w:before="100" w:beforeAutospacing="1" w:after="100" w:afterAutospacing="1"/>
        <w:rPr>
          <w:sz w:val="24"/>
          <w:szCs w:val="24"/>
          <w:lang w:val="en-IN" w:eastAsia="en-IN"/>
        </w:rPr>
      </w:pPr>
      <w:r w:rsidRPr="00D102E3">
        <w:rPr>
          <w:sz w:val="24"/>
          <w:szCs w:val="24"/>
          <w:lang w:val="en-IN" w:eastAsia="en-IN"/>
        </w:rPr>
        <w:t xml:space="preserve">Changing data types (date, numeric values) </w:t>
      </w:r>
    </w:p>
    <w:p w14:paraId="7F07A265" w14:textId="77777777" w:rsidR="00D102E3" w:rsidRPr="00D102E3" w:rsidRDefault="00D102E3" w:rsidP="00D102E3">
      <w:pPr>
        <w:widowControl/>
        <w:numPr>
          <w:ilvl w:val="0"/>
          <w:numId w:val="29"/>
        </w:numPr>
        <w:spacing w:before="100" w:beforeAutospacing="1" w:after="100" w:afterAutospacing="1"/>
        <w:rPr>
          <w:sz w:val="24"/>
          <w:szCs w:val="24"/>
          <w:lang w:val="en-IN" w:eastAsia="en-IN"/>
        </w:rPr>
      </w:pPr>
      <w:r w:rsidRPr="00D102E3">
        <w:rPr>
          <w:sz w:val="24"/>
          <w:szCs w:val="24"/>
          <w:lang w:val="en-IN" w:eastAsia="en-IN"/>
        </w:rPr>
        <w:t xml:space="preserve">Organizing the dataset for easy analysis </w:t>
      </w:r>
    </w:p>
    <w:p w14:paraId="300195DE" w14:textId="191689AA" w:rsidR="00D102E3" w:rsidRDefault="00D102E3" w:rsidP="00D102E3">
      <w:pPr>
        <w:pStyle w:val="NormalWeb"/>
        <w:numPr>
          <w:ilvl w:val="0"/>
          <w:numId w:val="29"/>
        </w:numPr>
        <w:spacing w:line="360" w:lineRule="auto"/>
      </w:pPr>
      <w:r w:rsidRPr="00D102E3">
        <w:rPr>
          <w:lang w:val="en-IN" w:eastAsia="en-IN"/>
        </w:rPr>
        <w:t>This step ensures data accuracy and reliability</w:t>
      </w:r>
    </w:p>
    <w:p w14:paraId="5878EABD" w14:textId="71AC1F81" w:rsidR="00A80864" w:rsidRPr="006D4F98" w:rsidRDefault="00A80864" w:rsidP="006D4F98">
      <w:pPr>
        <w:spacing w:after="240" w:line="360" w:lineRule="auto"/>
        <w:rPr>
          <w:b/>
          <w:bCs/>
          <w:sz w:val="28"/>
          <w:szCs w:val="28"/>
        </w:rPr>
      </w:pPr>
      <w:r w:rsidRPr="00862098">
        <w:rPr>
          <w:b/>
          <w:bCs/>
          <w:sz w:val="28"/>
          <w:szCs w:val="28"/>
        </w:rPr>
        <w:br/>
        <w:t>4.3 Data Visualization</w:t>
      </w:r>
    </w:p>
    <w:p w14:paraId="0D946486" w14:textId="77777777" w:rsidR="006D4F98" w:rsidRPr="006D4F98" w:rsidRDefault="006D4F98" w:rsidP="006D4F98">
      <w:pPr>
        <w:pStyle w:val="NormalWeb"/>
        <w:spacing w:line="360" w:lineRule="auto"/>
        <w:jc w:val="both"/>
        <w:rPr>
          <w:lang w:val="en-IN"/>
        </w:rPr>
      </w:pPr>
      <w:bookmarkStart w:id="2" w:name="_5994iieoq3x" w:colFirst="0" w:colLast="0"/>
      <w:bookmarkEnd w:id="2"/>
      <w:r w:rsidRPr="006D4F98">
        <w:rPr>
          <w:lang w:val="en-IN"/>
        </w:rPr>
        <w:t>Different types of visuals are created in Power BI to represent the data:</w:t>
      </w:r>
    </w:p>
    <w:p w14:paraId="10E126A6" w14:textId="77777777" w:rsidR="006D4F98" w:rsidRPr="006D4F98" w:rsidRDefault="006D4F98" w:rsidP="006D4F98">
      <w:pPr>
        <w:pStyle w:val="NormalWeb"/>
        <w:numPr>
          <w:ilvl w:val="0"/>
          <w:numId w:val="30"/>
        </w:numPr>
        <w:spacing w:line="360" w:lineRule="auto"/>
        <w:jc w:val="both"/>
        <w:rPr>
          <w:lang w:val="en-IN"/>
        </w:rPr>
      </w:pPr>
      <w:r w:rsidRPr="006D4F98">
        <w:rPr>
          <w:b/>
          <w:bCs/>
          <w:lang w:val="en-IN"/>
        </w:rPr>
        <w:t>KPI Cards</w:t>
      </w:r>
      <w:r w:rsidRPr="006D4F98">
        <w:rPr>
          <w:lang w:val="en-IN"/>
        </w:rPr>
        <w:t xml:space="preserve"> → Show total sales, total profit, and overall performance </w:t>
      </w:r>
    </w:p>
    <w:p w14:paraId="28946A19" w14:textId="77777777" w:rsidR="006D4F98" w:rsidRPr="006D4F98" w:rsidRDefault="006D4F98" w:rsidP="006D4F98">
      <w:pPr>
        <w:pStyle w:val="NormalWeb"/>
        <w:numPr>
          <w:ilvl w:val="0"/>
          <w:numId w:val="30"/>
        </w:numPr>
        <w:spacing w:line="360" w:lineRule="auto"/>
        <w:jc w:val="both"/>
        <w:rPr>
          <w:lang w:val="en-IN"/>
        </w:rPr>
      </w:pPr>
      <w:r w:rsidRPr="006D4F98">
        <w:rPr>
          <w:b/>
          <w:bCs/>
          <w:lang w:val="en-IN"/>
        </w:rPr>
        <w:t>Line Chart</w:t>
      </w:r>
      <w:r w:rsidRPr="006D4F98">
        <w:rPr>
          <w:lang w:val="en-IN"/>
        </w:rPr>
        <w:t xml:space="preserve"> → Displays sales trends over time </w:t>
      </w:r>
    </w:p>
    <w:p w14:paraId="60B718F9" w14:textId="77777777" w:rsidR="006D4F98" w:rsidRPr="006D4F98" w:rsidRDefault="006D4F98" w:rsidP="006D4F98">
      <w:pPr>
        <w:pStyle w:val="NormalWeb"/>
        <w:numPr>
          <w:ilvl w:val="0"/>
          <w:numId w:val="30"/>
        </w:numPr>
        <w:spacing w:line="360" w:lineRule="auto"/>
        <w:jc w:val="both"/>
        <w:rPr>
          <w:lang w:val="en-IN"/>
        </w:rPr>
      </w:pPr>
      <w:r w:rsidRPr="006D4F98">
        <w:rPr>
          <w:b/>
          <w:bCs/>
          <w:lang w:val="en-IN"/>
        </w:rPr>
        <w:lastRenderedPageBreak/>
        <w:t>Bar Chart</w:t>
      </w:r>
      <w:r w:rsidRPr="006D4F98">
        <w:rPr>
          <w:lang w:val="en-IN"/>
        </w:rPr>
        <w:t xml:space="preserve"> → Shows top-selling products and category-wise performance </w:t>
      </w:r>
    </w:p>
    <w:p w14:paraId="6B45E4C4" w14:textId="77777777" w:rsidR="006D4F98" w:rsidRPr="006D4F98" w:rsidRDefault="006D4F98" w:rsidP="006D4F98">
      <w:pPr>
        <w:pStyle w:val="NormalWeb"/>
        <w:numPr>
          <w:ilvl w:val="0"/>
          <w:numId w:val="30"/>
        </w:numPr>
        <w:spacing w:line="360" w:lineRule="auto"/>
        <w:jc w:val="both"/>
        <w:rPr>
          <w:lang w:val="en-IN"/>
        </w:rPr>
      </w:pPr>
      <w:r w:rsidRPr="006D4F98">
        <w:rPr>
          <w:b/>
          <w:bCs/>
          <w:lang w:val="en-IN"/>
        </w:rPr>
        <w:t>Pie/Donut Chart</w:t>
      </w:r>
      <w:r w:rsidRPr="006D4F98">
        <w:rPr>
          <w:lang w:val="en-IN"/>
        </w:rPr>
        <w:t xml:space="preserve"> → Represents sales distribution by category or region </w:t>
      </w:r>
    </w:p>
    <w:p w14:paraId="443FC95B" w14:textId="10FF475E" w:rsidR="006D4F98" w:rsidRPr="00F27731" w:rsidRDefault="006D4F98" w:rsidP="00F27731">
      <w:pPr>
        <w:pStyle w:val="NormalWeb"/>
        <w:numPr>
          <w:ilvl w:val="0"/>
          <w:numId w:val="30"/>
        </w:numPr>
        <w:spacing w:line="360" w:lineRule="auto"/>
        <w:jc w:val="both"/>
        <w:rPr>
          <w:lang w:val="en-IN"/>
        </w:rPr>
      </w:pPr>
      <w:r w:rsidRPr="006D4F98">
        <w:rPr>
          <w:lang w:val="en-IN"/>
        </w:rPr>
        <w:t>These visuals help users quickly understand business performance</w:t>
      </w:r>
    </w:p>
    <w:p w14:paraId="1B17E08C" w14:textId="77777777" w:rsidR="00A80864" w:rsidRDefault="00A80864" w:rsidP="00A80864">
      <w:pPr>
        <w:pStyle w:val="Heading2"/>
        <w:spacing w:before="360" w:after="80"/>
        <w:ind w:right="0"/>
        <w:jc w:val="left"/>
        <w:rPr>
          <w:sz w:val="28"/>
          <w:szCs w:val="28"/>
        </w:rPr>
      </w:pPr>
      <w:r>
        <w:rPr>
          <w:sz w:val="28"/>
          <w:szCs w:val="28"/>
        </w:rPr>
        <w:t>4.4 Filters and Interactivity</w:t>
      </w:r>
    </w:p>
    <w:p w14:paraId="7DE2A551" w14:textId="09E91A71" w:rsidR="00A13FBF" w:rsidRPr="00A13FBF" w:rsidRDefault="00A13FBF" w:rsidP="00A13FBF">
      <w:pPr>
        <w:spacing w:before="240" w:after="240"/>
        <w:rPr>
          <w:lang w:val="en-IN"/>
        </w:rPr>
      </w:pPr>
      <w:r w:rsidRPr="00A13FBF">
        <w:rPr>
          <w:lang w:val="en-IN"/>
        </w:rPr>
        <w:t xml:space="preserve">Interactive filters (slicers) are added for: </w:t>
      </w:r>
    </w:p>
    <w:p w14:paraId="7AED19A5" w14:textId="77777777" w:rsidR="00A13FBF" w:rsidRPr="00A13FBF" w:rsidRDefault="00A13FBF" w:rsidP="00A13FBF">
      <w:pPr>
        <w:numPr>
          <w:ilvl w:val="0"/>
          <w:numId w:val="57"/>
        </w:numPr>
        <w:spacing w:before="240" w:after="240"/>
        <w:rPr>
          <w:lang w:val="en-IN"/>
        </w:rPr>
      </w:pPr>
      <w:r w:rsidRPr="00A13FBF">
        <w:rPr>
          <w:lang w:val="en-IN"/>
        </w:rPr>
        <w:t xml:space="preserve">Product category </w:t>
      </w:r>
    </w:p>
    <w:p w14:paraId="74FDCDA4" w14:textId="77777777" w:rsidR="00A13FBF" w:rsidRPr="00A13FBF" w:rsidRDefault="00A13FBF" w:rsidP="00A13FBF">
      <w:pPr>
        <w:numPr>
          <w:ilvl w:val="0"/>
          <w:numId w:val="57"/>
        </w:numPr>
        <w:spacing w:before="240" w:after="240"/>
        <w:rPr>
          <w:lang w:val="en-IN"/>
        </w:rPr>
      </w:pPr>
      <w:r w:rsidRPr="00A13FBF">
        <w:rPr>
          <w:lang w:val="en-IN"/>
        </w:rPr>
        <w:t xml:space="preserve">Region </w:t>
      </w:r>
    </w:p>
    <w:p w14:paraId="47C712C6" w14:textId="77777777" w:rsidR="00A13FBF" w:rsidRPr="00A13FBF" w:rsidRDefault="00A13FBF" w:rsidP="00A13FBF">
      <w:pPr>
        <w:numPr>
          <w:ilvl w:val="0"/>
          <w:numId w:val="57"/>
        </w:numPr>
        <w:spacing w:before="240" w:after="240"/>
        <w:rPr>
          <w:lang w:val="en-IN"/>
        </w:rPr>
      </w:pPr>
      <w:r w:rsidRPr="00A13FBF">
        <w:rPr>
          <w:lang w:val="en-IN"/>
        </w:rPr>
        <w:t xml:space="preserve">Time (month/year) </w:t>
      </w:r>
    </w:p>
    <w:p w14:paraId="3A11F51D" w14:textId="35C2F159" w:rsidR="00F27731" w:rsidRPr="00A80864" w:rsidRDefault="00A13FBF" w:rsidP="00A13FBF">
      <w:pPr>
        <w:spacing w:before="240" w:after="240"/>
      </w:pPr>
      <w:r w:rsidRPr="00A13FBF">
        <w:rPr>
          <w:lang w:val="en-IN"/>
        </w:rPr>
        <w:t>These allow users to explore data dynamically and perform customized analysis</w:t>
      </w:r>
    </w:p>
    <w:p w14:paraId="05EB024C" w14:textId="77777777" w:rsidR="00E54F5C" w:rsidRDefault="00A80864" w:rsidP="00E54F5C">
      <w:pPr>
        <w:pStyle w:val="Heading2"/>
        <w:spacing w:before="360" w:after="80"/>
        <w:ind w:right="0"/>
        <w:jc w:val="left"/>
        <w:rPr>
          <w:sz w:val="28"/>
          <w:szCs w:val="28"/>
        </w:rPr>
      </w:pPr>
      <w:bookmarkStart w:id="3" w:name="_o6v18m8f5495" w:colFirst="0" w:colLast="0"/>
      <w:bookmarkEnd w:id="3"/>
      <w:r>
        <w:rPr>
          <w:sz w:val="28"/>
          <w:szCs w:val="28"/>
        </w:rPr>
        <w:t>4.5 Dashboard Design</w:t>
      </w:r>
      <w:bookmarkStart w:id="4" w:name="_k4euw55ras4e" w:colFirst="0" w:colLast="0"/>
      <w:bookmarkEnd w:id="4"/>
    </w:p>
    <w:p w14:paraId="198D548E" w14:textId="48ABE7DE" w:rsidR="00E54F5C" w:rsidRPr="00E54F5C" w:rsidRDefault="00E54F5C" w:rsidP="00E54F5C">
      <w:pPr>
        <w:pStyle w:val="Heading2"/>
        <w:spacing w:before="360" w:after="80"/>
        <w:ind w:right="0"/>
        <w:jc w:val="left"/>
        <w:rPr>
          <w:sz w:val="28"/>
          <w:szCs w:val="28"/>
        </w:rPr>
      </w:pPr>
      <w:r w:rsidRPr="00E54F5C">
        <w:rPr>
          <w:sz w:val="24"/>
          <w:szCs w:val="24"/>
          <w:lang w:val="en-IN" w:eastAsia="en-IN"/>
        </w:rPr>
        <w:t xml:space="preserve">The dashboard is designed in a structured layout: </w:t>
      </w:r>
    </w:p>
    <w:p w14:paraId="5DF18847" w14:textId="77777777" w:rsidR="00E54F5C" w:rsidRPr="00E54F5C" w:rsidRDefault="00E54F5C" w:rsidP="00E54F5C">
      <w:pPr>
        <w:widowControl/>
        <w:numPr>
          <w:ilvl w:val="1"/>
          <w:numId w:val="35"/>
        </w:numPr>
        <w:spacing w:before="100" w:beforeAutospacing="1" w:after="100" w:afterAutospacing="1"/>
        <w:rPr>
          <w:sz w:val="24"/>
          <w:szCs w:val="24"/>
          <w:lang w:val="en-IN" w:eastAsia="en-IN"/>
        </w:rPr>
      </w:pPr>
      <w:r w:rsidRPr="00E54F5C">
        <w:rPr>
          <w:b/>
          <w:bCs/>
          <w:sz w:val="24"/>
          <w:szCs w:val="24"/>
          <w:lang w:val="en-IN" w:eastAsia="en-IN"/>
        </w:rPr>
        <w:t>Top Section</w:t>
      </w:r>
      <w:r w:rsidRPr="00E54F5C">
        <w:rPr>
          <w:sz w:val="24"/>
          <w:szCs w:val="24"/>
          <w:lang w:val="en-IN" w:eastAsia="en-IN"/>
        </w:rPr>
        <w:t xml:space="preserve"> → KPI indicators (Total Sales, Profit) </w:t>
      </w:r>
    </w:p>
    <w:p w14:paraId="1605EA95" w14:textId="39ADE57E" w:rsidR="00E54F5C" w:rsidRPr="00E54F5C" w:rsidRDefault="00E54F5C" w:rsidP="00E54F5C">
      <w:pPr>
        <w:widowControl/>
        <w:numPr>
          <w:ilvl w:val="1"/>
          <w:numId w:val="35"/>
        </w:numPr>
        <w:spacing w:before="100" w:beforeAutospacing="1" w:after="100" w:afterAutospacing="1"/>
        <w:rPr>
          <w:sz w:val="24"/>
          <w:szCs w:val="24"/>
          <w:lang w:val="en-IN" w:eastAsia="en-IN"/>
        </w:rPr>
      </w:pPr>
      <w:proofErr w:type="spellStart"/>
      <w:r w:rsidRPr="00E54F5C">
        <w:rPr>
          <w:b/>
          <w:bCs/>
          <w:sz w:val="24"/>
          <w:szCs w:val="24"/>
          <w:lang w:val="en-IN" w:eastAsia="en-IN"/>
        </w:rPr>
        <w:t>Cen</w:t>
      </w:r>
      <w:r w:rsidR="0028637E">
        <w:rPr>
          <w:b/>
          <w:bCs/>
          <w:sz w:val="24"/>
          <w:szCs w:val="24"/>
          <w:lang w:val="en-IN" w:eastAsia="en-IN"/>
        </w:rPr>
        <w:t>te</w:t>
      </w:r>
      <w:r w:rsidRPr="00E54F5C">
        <w:rPr>
          <w:b/>
          <w:bCs/>
          <w:sz w:val="24"/>
          <w:szCs w:val="24"/>
          <w:lang w:val="en-IN" w:eastAsia="en-IN"/>
        </w:rPr>
        <w:t>r</w:t>
      </w:r>
      <w:proofErr w:type="spellEnd"/>
      <w:r w:rsidRPr="00E54F5C">
        <w:rPr>
          <w:b/>
          <w:bCs/>
          <w:sz w:val="24"/>
          <w:szCs w:val="24"/>
          <w:lang w:val="en-IN" w:eastAsia="en-IN"/>
        </w:rPr>
        <w:t xml:space="preserve"> Section</w:t>
      </w:r>
      <w:r w:rsidRPr="00E54F5C">
        <w:rPr>
          <w:sz w:val="24"/>
          <w:szCs w:val="24"/>
          <w:lang w:val="en-IN" w:eastAsia="en-IN"/>
        </w:rPr>
        <w:t xml:space="preserve"> → Sales trend chart </w:t>
      </w:r>
    </w:p>
    <w:p w14:paraId="7C0500FC" w14:textId="77777777" w:rsidR="00E54F5C" w:rsidRPr="00E54F5C" w:rsidRDefault="00E54F5C" w:rsidP="00E54F5C">
      <w:pPr>
        <w:widowControl/>
        <w:numPr>
          <w:ilvl w:val="1"/>
          <w:numId w:val="35"/>
        </w:numPr>
        <w:spacing w:before="100" w:beforeAutospacing="1" w:after="100" w:afterAutospacing="1"/>
        <w:rPr>
          <w:sz w:val="24"/>
          <w:szCs w:val="24"/>
          <w:lang w:val="en-IN" w:eastAsia="en-IN"/>
        </w:rPr>
      </w:pPr>
      <w:r w:rsidRPr="00E54F5C">
        <w:rPr>
          <w:b/>
          <w:bCs/>
          <w:sz w:val="24"/>
          <w:szCs w:val="24"/>
          <w:lang w:val="en-IN" w:eastAsia="en-IN"/>
        </w:rPr>
        <w:t>Bottom Section</w:t>
      </w:r>
      <w:r w:rsidRPr="00E54F5C">
        <w:rPr>
          <w:sz w:val="24"/>
          <w:szCs w:val="24"/>
          <w:lang w:val="en-IN" w:eastAsia="en-IN"/>
        </w:rPr>
        <w:t xml:space="preserve"> → Product and regional performance charts </w:t>
      </w:r>
    </w:p>
    <w:p w14:paraId="6703BFDA" w14:textId="77777777" w:rsidR="00E54F5C" w:rsidRPr="00E54F5C" w:rsidRDefault="00E54F5C" w:rsidP="00E54F5C">
      <w:pPr>
        <w:widowControl/>
        <w:numPr>
          <w:ilvl w:val="1"/>
          <w:numId w:val="35"/>
        </w:numPr>
        <w:spacing w:before="100" w:beforeAutospacing="1" w:after="100" w:afterAutospacing="1"/>
        <w:rPr>
          <w:sz w:val="24"/>
          <w:szCs w:val="24"/>
          <w:lang w:val="en-IN" w:eastAsia="en-IN"/>
        </w:rPr>
      </w:pPr>
      <w:r w:rsidRPr="00E54F5C">
        <w:rPr>
          <w:b/>
          <w:bCs/>
          <w:sz w:val="24"/>
          <w:szCs w:val="24"/>
          <w:lang w:val="en-IN" w:eastAsia="en-IN"/>
        </w:rPr>
        <w:t>Side Panel</w:t>
      </w:r>
      <w:r w:rsidRPr="00E54F5C">
        <w:rPr>
          <w:sz w:val="24"/>
          <w:szCs w:val="24"/>
          <w:lang w:val="en-IN" w:eastAsia="en-IN"/>
        </w:rPr>
        <w:t xml:space="preserve"> → Filters (slicers) </w:t>
      </w:r>
    </w:p>
    <w:p w14:paraId="25994C73" w14:textId="64B7EAF7" w:rsidR="00E54F5C" w:rsidRPr="001D190C" w:rsidRDefault="00E54F5C" w:rsidP="001D190C">
      <w:pPr>
        <w:widowControl/>
        <w:spacing w:before="100" w:beforeAutospacing="1" w:after="100" w:afterAutospacing="1"/>
        <w:rPr>
          <w:sz w:val="24"/>
          <w:szCs w:val="24"/>
          <w:lang w:val="en-IN" w:eastAsia="en-IN"/>
        </w:rPr>
      </w:pPr>
      <w:r w:rsidRPr="00E54F5C">
        <w:rPr>
          <w:sz w:val="24"/>
          <w:szCs w:val="24"/>
          <w:lang w:val="en-IN" w:eastAsia="en-IN"/>
        </w:rPr>
        <w:t>This layout improves clarity and user experience</w:t>
      </w:r>
    </w:p>
    <w:p w14:paraId="71684184" w14:textId="77777777" w:rsidR="00A80864" w:rsidRDefault="00A80864" w:rsidP="00A80864">
      <w:pPr>
        <w:pStyle w:val="Heading2"/>
        <w:spacing w:before="360" w:after="80"/>
        <w:ind w:right="0"/>
        <w:jc w:val="left"/>
        <w:rPr>
          <w:b w:val="0"/>
          <w:bCs w:val="0"/>
          <w:sz w:val="24"/>
          <w:szCs w:val="24"/>
        </w:rPr>
      </w:pPr>
      <w:r>
        <w:rPr>
          <w:sz w:val="28"/>
          <w:szCs w:val="28"/>
        </w:rPr>
        <w:t xml:space="preserve">4.6 Outcome </w:t>
      </w:r>
    </w:p>
    <w:p w14:paraId="217AA8FC" w14:textId="44B7DC0A" w:rsidR="001D190C" w:rsidRPr="001D190C" w:rsidRDefault="001D190C" w:rsidP="001D190C">
      <w:pPr>
        <w:pStyle w:val="NormalWeb"/>
        <w:numPr>
          <w:ilvl w:val="0"/>
          <w:numId w:val="35"/>
        </w:numPr>
        <w:spacing w:line="360" w:lineRule="auto"/>
        <w:jc w:val="both"/>
        <w:rPr>
          <w:lang w:val="en-IN"/>
        </w:rPr>
      </w:pPr>
      <w:r w:rsidRPr="001D190C">
        <w:rPr>
          <w:lang w:val="en-IN"/>
        </w:rPr>
        <w:t xml:space="preserve">Development of an interactive dashboard for chocolate sales analysis </w:t>
      </w:r>
    </w:p>
    <w:p w14:paraId="79B18863" w14:textId="5C814FA9" w:rsidR="001D190C" w:rsidRPr="001D190C" w:rsidRDefault="001D190C" w:rsidP="001D190C">
      <w:pPr>
        <w:pStyle w:val="NormalWeb"/>
        <w:numPr>
          <w:ilvl w:val="0"/>
          <w:numId w:val="35"/>
        </w:numPr>
        <w:spacing w:line="360" w:lineRule="auto"/>
        <w:jc w:val="both"/>
        <w:rPr>
          <w:lang w:val="en-IN"/>
        </w:rPr>
      </w:pPr>
      <w:r w:rsidRPr="001D190C">
        <w:rPr>
          <w:lang w:val="en-IN"/>
        </w:rPr>
        <w:t xml:space="preserve">Clear understanding of sales trends and product performance </w:t>
      </w:r>
    </w:p>
    <w:p w14:paraId="2ACA2AB0" w14:textId="67D9F30A" w:rsidR="001D190C" w:rsidRPr="001D190C" w:rsidRDefault="001D190C" w:rsidP="001D190C">
      <w:pPr>
        <w:pStyle w:val="NormalWeb"/>
        <w:numPr>
          <w:ilvl w:val="0"/>
          <w:numId w:val="35"/>
        </w:numPr>
        <w:spacing w:line="360" w:lineRule="auto"/>
        <w:jc w:val="both"/>
        <w:rPr>
          <w:lang w:val="en-IN"/>
        </w:rPr>
      </w:pPr>
      <w:r w:rsidRPr="001D190C">
        <w:rPr>
          <w:lang w:val="en-IN"/>
        </w:rPr>
        <w:t xml:space="preserve">Easy identification of high-performing products and regions </w:t>
      </w:r>
    </w:p>
    <w:p w14:paraId="28D46AFF" w14:textId="2F4DAF02" w:rsidR="001D190C" w:rsidRPr="001D190C" w:rsidRDefault="001D190C" w:rsidP="001D190C">
      <w:pPr>
        <w:pStyle w:val="NormalWeb"/>
        <w:numPr>
          <w:ilvl w:val="0"/>
          <w:numId w:val="35"/>
        </w:numPr>
        <w:spacing w:line="360" w:lineRule="auto"/>
        <w:jc w:val="both"/>
        <w:rPr>
          <w:lang w:val="en-IN"/>
        </w:rPr>
      </w:pPr>
      <w:r w:rsidRPr="001D190C">
        <w:rPr>
          <w:lang w:val="en-IN"/>
        </w:rPr>
        <w:t xml:space="preserve">Better decision-making support for business growth </w:t>
      </w:r>
    </w:p>
    <w:p w14:paraId="0243CBF2" w14:textId="523FBA8A" w:rsidR="001D190C" w:rsidRDefault="001D190C" w:rsidP="001D190C">
      <w:pPr>
        <w:pStyle w:val="NormalWeb"/>
        <w:numPr>
          <w:ilvl w:val="0"/>
          <w:numId w:val="35"/>
        </w:numPr>
        <w:spacing w:line="360" w:lineRule="auto"/>
        <w:jc w:val="both"/>
      </w:pPr>
      <w:r w:rsidRPr="001D190C">
        <w:rPr>
          <w:lang w:val="en-IN"/>
        </w:rPr>
        <w:t>Efficient and accurate data analysis using Power BI tools</w:t>
      </w:r>
    </w:p>
    <w:p w14:paraId="14DB8141" w14:textId="0CC26F03" w:rsidR="00A80864" w:rsidRPr="00CD5B37" w:rsidRDefault="00A80864" w:rsidP="00A80864">
      <w:pPr>
        <w:pStyle w:val="NormalWeb"/>
        <w:spacing w:line="360" w:lineRule="auto"/>
        <w:jc w:val="both"/>
        <w:sectPr w:rsidR="00A80864" w:rsidRPr="00CD5B37" w:rsidSect="00A80864">
          <w:headerReference w:type="default" r:id="rId21"/>
          <w:pgSz w:w="12240" w:h="15840"/>
          <w:pgMar w:top="1440" w:right="1440" w:bottom="1440" w:left="1440" w:header="1095" w:footer="0" w:gutter="0"/>
          <w:cols w:space="720"/>
          <w:docGrid w:linePitch="299"/>
        </w:sectPr>
      </w:pPr>
      <w:r>
        <w:t xml:space="preserve">                                                                       </w:t>
      </w:r>
    </w:p>
    <w:p w14:paraId="43FA5E6C" w14:textId="77777777" w:rsidR="00A80864" w:rsidRDefault="00A80864" w:rsidP="00A80864">
      <w:pPr>
        <w:pBdr>
          <w:top w:val="nil"/>
          <w:left w:val="nil"/>
          <w:bottom w:val="nil"/>
          <w:right w:val="nil"/>
          <w:between w:val="nil"/>
        </w:pBdr>
        <w:spacing w:before="72"/>
        <w:rPr>
          <w:b/>
          <w:bCs/>
          <w:color w:val="000000"/>
          <w:sz w:val="36"/>
          <w:szCs w:val="36"/>
        </w:rPr>
      </w:pPr>
      <w:r>
        <w:rPr>
          <w:b/>
          <w:bCs/>
          <w:sz w:val="36"/>
          <w:szCs w:val="36"/>
        </w:rPr>
        <w:lastRenderedPageBreak/>
        <w:t>CHAPTER 5</w:t>
      </w:r>
    </w:p>
    <w:p w14:paraId="77053DD5" w14:textId="77777777" w:rsidR="00A80864" w:rsidRPr="006459D9" w:rsidRDefault="00A80864" w:rsidP="00A80864">
      <w:pPr>
        <w:pStyle w:val="Heading1"/>
        <w:spacing w:before="0"/>
        <w:ind w:left="0" w:right="357"/>
        <w:jc w:val="center"/>
      </w:pPr>
      <w:r>
        <w:t>IMPLEMENTATION</w:t>
      </w:r>
    </w:p>
    <w:p w14:paraId="231709CD" w14:textId="1A9B177F" w:rsidR="00D13F62" w:rsidRDefault="00D13F62" w:rsidP="004C3161">
      <w:pPr>
        <w:pStyle w:val="NormalWeb"/>
        <w:spacing w:line="360" w:lineRule="auto"/>
        <w:jc w:val="both"/>
      </w:pPr>
      <w:bookmarkStart w:id="5" w:name="_dqxo6pmhe7e2" w:colFirst="0" w:colLast="0"/>
      <w:bookmarkEnd w:id="5"/>
      <w:r w:rsidRPr="00D13F62">
        <w:rPr>
          <w:lang w:val="en"/>
        </w:rPr>
        <w:t>The implementation phase focuses on converting raw chocolate sales data into meaningful insights using Power BI. This involves data loading, transformation, modeling, and dashboard creation.</w:t>
      </w:r>
    </w:p>
    <w:p w14:paraId="77040653" w14:textId="77777777" w:rsidR="00A80864" w:rsidRDefault="00A80864" w:rsidP="00A80864">
      <w:pPr>
        <w:pStyle w:val="Heading2"/>
        <w:spacing w:before="360" w:after="80" w:line="360" w:lineRule="auto"/>
        <w:ind w:right="1257"/>
        <w:jc w:val="both"/>
        <w:rPr>
          <w:sz w:val="28"/>
          <w:szCs w:val="28"/>
        </w:rPr>
      </w:pPr>
      <w:r>
        <w:rPr>
          <w:sz w:val="34"/>
          <w:szCs w:val="34"/>
        </w:rPr>
        <w:t xml:space="preserve"> </w:t>
      </w:r>
      <w:r>
        <w:rPr>
          <w:sz w:val="28"/>
          <w:szCs w:val="28"/>
        </w:rPr>
        <w:t>5.1 Dataset Description</w:t>
      </w:r>
    </w:p>
    <w:p w14:paraId="12389BEE" w14:textId="77777777" w:rsidR="000B615D" w:rsidRPr="000B615D" w:rsidRDefault="000B615D" w:rsidP="00142B30">
      <w:pPr>
        <w:spacing w:before="240" w:after="240"/>
        <w:ind w:right="850"/>
        <w:jc w:val="both"/>
        <w:rPr>
          <w:sz w:val="24"/>
          <w:szCs w:val="24"/>
          <w:lang w:val="en-IN"/>
        </w:rPr>
      </w:pPr>
      <w:r w:rsidRPr="000B615D">
        <w:rPr>
          <w:sz w:val="24"/>
          <w:szCs w:val="24"/>
          <w:lang w:val="en-IN"/>
        </w:rPr>
        <w:t>The dataset includes the following fields:</w:t>
      </w:r>
    </w:p>
    <w:p w14:paraId="20C2A85E" w14:textId="77777777" w:rsidR="000B615D" w:rsidRPr="000B615D" w:rsidRDefault="000B615D" w:rsidP="00142B30">
      <w:pPr>
        <w:numPr>
          <w:ilvl w:val="0"/>
          <w:numId w:val="60"/>
        </w:numPr>
        <w:spacing w:before="240" w:after="240"/>
        <w:ind w:right="850"/>
        <w:jc w:val="both"/>
        <w:rPr>
          <w:sz w:val="24"/>
          <w:szCs w:val="24"/>
          <w:lang w:val="en-IN"/>
        </w:rPr>
      </w:pPr>
      <w:r w:rsidRPr="000B615D">
        <w:rPr>
          <w:sz w:val="24"/>
          <w:szCs w:val="24"/>
          <w:lang w:val="en-IN"/>
        </w:rPr>
        <w:t xml:space="preserve">Product Name – Name of chocolate product </w:t>
      </w:r>
    </w:p>
    <w:p w14:paraId="66C1ECBF" w14:textId="77777777" w:rsidR="000B615D" w:rsidRPr="000B615D" w:rsidRDefault="000B615D" w:rsidP="00142B30">
      <w:pPr>
        <w:numPr>
          <w:ilvl w:val="0"/>
          <w:numId w:val="60"/>
        </w:numPr>
        <w:spacing w:before="240" w:after="240"/>
        <w:ind w:right="850"/>
        <w:jc w:val="both"/>
        <w:rPr>
          <w:sz w:val="24"/>
          <w:szCs w:val="24"/>
          <w:lang w:val="en-IN"/>
        </w:rPr>
      </w:pPr>
      <w:r w:rsidRPr="000B615D">
        <w:rPr>
          <w:sz w:val="24"/>
          <w:szCs w:val="24"/>
          <w:lang w:val="en-IN"/>
        </w:rPr>
        <w:t xml:space="preserve">Category – Type of chocolate (dark, milk, etc.) </w:t>
      </w:r>
    </w:p>
    <w:p w14:paraId="38A449FB" w14:textId="77777777" w:rsidR="000B615D" w:rsidRPr="000B615D" w:rsidRDefault="000B615D" w:rsidP="00142B30">
      <w:pPr>
        <w:numPr>
          <w:ilvl w:val="0"/>
          <w:numId w:val="60"/>
        </w:numPr>
        <w:spacing w:before="240" w:after="240"/>
        <w:ind w:right="850"/>
        <w:jc w:val="both"/>
        <w:rPr>
          <w:sz w:val="24"/>
          <w:szCs w:val="24"/>
          <w:lang w:val="en-IN"/>
        </w:rPr>
      </w:pPr>
      <w:r w:rsidRPr="000B615D">
        <w:rPr>
          <w:sz w:val="24"/>
          <w:szCs w:val="24"/>
          <w:lang w:val="en-IN"/>
        </w:rPr>
        <w:t xml:space="preserve">Sales – Total sales amount </w:t>
      </w:r>
    </w:p>
    <w:p w14:paraId="11B6FFEC" w14:textId="77777777" w:rsidR="000B615D" w:rsidRPr="000B615D" w:rsidRDefault="000B615D" w:rsidP="00142B30">
      <w:pPr>
        <w:numPr>
          <w:ilvl w:val="0"/>
          <w:numId w:val="60"/>
        </w:numPr>
        <w:spacing w:before="240" w:after="240"/>
        <w:ind w:right="850"/>
        <w:jc w:val="both"/>
        <w:rPr>
          <w:sz w:val="24"/>
          <w:szCs w:val="24"/>
          <w:lang w:val="en-IN"/>
        </w:rPr>
      </w:pPr>
      <w:r w:rsidRPr="000B615D">
        <w:rPr>
          <w:sz w:val="24"/>
          <w:szCs w:val="24"/>
          <w:lang w:val="en-IN"/>
        </w:rPr>
        <w:t xml:space="preserve">Profit – Profit earned </w:t>
      </w:r>
    </w:p>
    <w:p w14:paraId="3484BD21" w14:textId="77777777" w:rsidR="000B615D" w:rsidRPr="000B615D" w:rsidRDefault="000B615D" w:rsidP="00142B30">
      <w:pPr>
        <w:numPr>
          <w:ilvl w:val="0"/>
          <w:numId w:val="60"/>
        </w:numPr>
        <w:spacing w:before="240" w:after="240"/>
        <w:ind w:right="850"/>
        <w:jc w:val="both"/>
        <w:rPr>
          <w:sz w:val="24"/>
          <w:szCs w:val="24"/>
          <w:lang w:val="en-IN"/>
        </w:rPr>
      </w:pPr>
      <w:r w:rsidRPr="000B615D">
        <w:rPr>
          <w:sz w:val="24"/>
          <w:szCs w:val="24"/>
          <w:lang w:val="en-IN"/>
        </w:rPr>
        <w:t xml:space="preserve">Region – Location of sales </w:t>
      </w:r>
    </w:p>
    <w:p w14:paraId="63585DE6" w14:textId="77777777" w:rsidR="000B615D" w:rsidRPr="000B615D" w:rsidRDefault="000B615D" w:rsidP="00142B30">
      <w:pPr>
        <w:numPr>
          <w:ilvl w:val="0"/>
          <w:numId w:val="60"/>
        </w:numPr>
        <w:spacing w:before="240" w:after="240"/>
        <w:ind w:right="850"/>
        <w:jc w:val="both"/>
        <w:rPr>
          <w:sz w:val="24"/>
          <w:szCs w:val="24"/>
          <w:lang w:val="en-IN"/>
        </w:rPr>
      </w:pPr>
      <w:r w:rsidRPr="000B615D">
        <w:rPr>
          <w:sz w:val="24"/>
          <w:szCs w:val="24"/>
          <w:lang w:val="en-IN"/>
        </w:rPr>
        <w:t>Date – Time-based data (month/year)</w:t>
      </w:r>
    </w:p>
    <w:p w14:paraId="373A004A" w14:textId="519C672A" w:rsidR="00A80864" w:rsidRDefault="00A80864" w:rsidP="00142B30">
      <w:pPr>
        <w:spacing w:before="240" w:after="240"/>
        <w:ind w:right="850"/>
        <w:jc w:val="both"/>
        <w:rPr>
          <w:sz w:val="24"/>
          <w:szCs w:val="24"/>
        </w:rPr>
      </w:pPr>
      <w:r>
        <w:rPr>
          <w:sz w:val="24"/>
          <w:szCs w:val="24"/>
        </w:rPr>
        <w:t>This dataset is imported into Power BI using CSV format.</w:t>
      </w:r>
    </w:p>
    <w:p w14:paraId="4729F0F2" w14:textId="77777777" w:rsidR="00A80864" w:rsidRDefault="00A80864" w:rsidP="00A80864">
      <w:pPr>
        <w:pStyle w:val="Heading2"/>
        <w:spacing w:before="360" w:after="80" w:line="360" w:lineRule="auto"/>
        <w:ind w:right="1257"/>
        <w:jc w:val="left"/>
        <w:rPr>
          <w:sz w:val="26"/>
          <w:szCs w:val="26"/>
        </w:rPr>
      </w:pPr>
      <w:bookmarkStart w:id="6" w:name="_8zpgz82r1nkd" w:colFirst="0" w:colLast="0"/>
      <w:bookmarkEnd w:id="6"/>
      <w:r>
        <w:rPr>
          <w:sz w:val="26"/>
          <w:szCs w:val="26"/>
        </w:rPr>
        <w:t>5.2 Data Loading</w:t>
      </w:r>
    </w:p>
    <w:p w14:paraId="382B12A1" w14:textId="2CA77BA9" w:rsidR="00191234" w:rsidRPr="00191234" w:rsidRDefault="00191234" w:rsidP="00191234">
      <w:pPr>
        <w:pStyle w:val="ListParagraph"/>
        <w:numPr>
          <w:ilvl w:val="0"/>
          <w:numId w:val="60"/>
        </w:numPr>
        <w:spacing w:before="100" w:beforeAutospacing="1" w:after="100" w:afterAutospacing="1" w:line="360" w:lineRule="auto"/>
        <w:rPr>
          <w:sz w:val="24"/>
          <w:szCs w:val="24"/>
          <w:lang w:val="en-IN"/>
        </w:rPr>
      </w:pPr>
      <w:r w:rsidRPr="00191234">
        <w:rPr>
          <w:sz w:val="24"/>
          <w:szCs w:val="24"/>
          <w:lang w:val="en-IN"/>
        </w:rPr>
        <w:t xml:space="preserve">Data is imported into Power BI using </w:t>
      </w:r>
      <w:r w:rsidRPr="00191234">
        <w:rPr>
          <w:b/>
          <w:bCs/>
          <w:sz w:val="24"/>
          <w:szCs w:val="24"/>
          <w:lang w:val="en-IN"/>
        </w:rPr>
        <w:t>Get Data (CSV/Excel)</w:t>
      </w:r>
      <w:r w:rsidRPr="00191234">
        <w:rPr>
          <w:sz w:val="24"/>
          <w:szCs w:val="24"/>
          <w:lang w:val="en-IN"/>
        </w:rPr>
        <w:t xml:space="preserve"> </w:t>
      </w:r>
    </w:p>
    <w:p w14:paraId="1BB90F3A" w14:textId="686390A4" w:rsidR="00191234" w:rsidRPr="00191234" w:rsidRDefault="00191234" w:rsidP="00191234">
      <w:pPr>
        <w:pStyle w:val="ListParagraph"/>
        <w:widowControl/>
        <w:numPr>
          <w:ilvl w:val="0"/>
          <w:numId w:val="60"/>
        </w:numPr>
        <w:spacing w:before="100" w:beforeAutospacing="1" w:after="100" w:afterAutospacing="1" w:line="360" w:lineRule="auto"/>
        <w:rPr>
          <w:sz w:val="24"/>
          <w:szCs w:val="24"/>
          <w:lang w:val="en-US"/>
        </w:rPr>
      </w:pPr>
      <w:r w:rsidRPr="00191234">
        <w:rPr>
          <w:sz w:val="24"/>
          <w:szCs w:val="24"/>
          <w:lang w:val="en-IN"/>
        </w:rPr>
        <w:t>Dataset is verified for accuracy and completeness</w:t>
      </w:r>
    </w:p>
    <w:p w14:paraId="78EECAD6" w14:textId="77777777" w:rsidR="00A80864" w:rsidRPr="00CD5B37" w:rsidRDefault="00A80864" w:rsidP="00A80864">
      <w:pPr>
        <w:pStyle w:val="Heading2"/>
        <w:spacing w:before="360" w:after="80" w:line="360" w:lineRule="auto"/>
        <w:ind w:right="1257"/>
        <w:jc w:val="left"/>
        <w:rPr>
          <w:sz w:val="28"/>
          <w:szCs w:val="28"/>
        </w:rPr>
      </w:pPr>
      <w:r>
        <w:rPr>
          <w:sz w:val="28"/>
          <w:szCs w:val="28"/>
        </w:rPr>
        <w:t>5.3 Data Transformation (Power Query)</w:t>
      </w:r>
    </w:p>
    <w:p w14:paraId="7BE874FD" w14:textId="77777777" w:rsidR="00A80864" w:rsidRDefault="00A80864" w:rsidP="00A80864">
      <w:pPr>
        <w:spacing w:after="160" w:line="360" w:lineRule="auto"/>
        <w:ind w:right="850"/>
        <w:jc w:val="both"/>
        <w:rPr>
          <w:color w:val="1F1F1F"/>
          <w:sz w:val="24"/>
          <w:szCs w:val="24"/>
        </w:rPr>
      </w:pPr>
      <w:r>
        <w:rPr>
          <w:color w:val="1F1F1F"/>
          <w:sz w:val="24"/>
          <w:szCs w:val="24"/>
        </w:rPr>
        <w:t>Using Power Query Editor, the dataset is cleaned and prepared:</w:t>
      </w:r>
    </w:p>
    <w:p w14:paraId="74583F43" w14:textId="45322DF2" w:rsidR="00927467" w:rsidRPr="00927467" w:rsidRDefault="00927467" w:rsidP="00927467">
      <w:pPr>
        <w:pStyle w:val="ListParagraph"/>
        <w:numPr>
          <w:ilvl w:val="0"/>
          <w:numId w:val="38"/>
        </w:numPr>
        <w:spacing w:line="360" w:lineRule="auto"/>
        <w:jc w:val="both"/>
        <w:rPr>
          <w:sz w:val="24"/>
          <w:szCs w:val="24"/>
          <w:lang w:val="en-IN"/>
        </w:rPr>
      </w:pPr>
      <w:r w:rsidRPr="00927467">
        <w:rPr>
          <w:sz w:val="24"/>
          <w:szCs w:val="24"/>
          <w:lang w:val="en-IN"/>
        </w:rPr>
        <w:t xml:space="preserve">Removed missing and duplicate values </w:t>
      </w:r>
    </w:p>
    <w:p w14:paraId="787FF016" w14:textId="28027798" w:rsidR="00927467" w:rsidRPr="00927467" w:rsidRDefault="00927467" w:rsidP="00927467">
      <w:pPr>
        <w:pStyle w:val="ListParagraph"/>
        <w:numPr>
          <w:ilvl w:val="0"/>
          <w:numId w:val="38"/>
        </w:numPr>
        <w:spacing w:line="360" w:lineRule="auto"/>
        <w:jc w:val="both"/>
        <w:rPr>
          <w:sz w:val="24"/>
          <w:szCs w:val="24"/>
          <w:lang w:val="en-IN"/>
        </w:rPr>
      </w:pPr>
      <w:r w:rsidRPr="00927467">
        <w:rPr>
          <w:sz w:val="24"/>
          <w:szCs w:val="24"/>
          <w:lang w:val="en-IN"/>
        </w:rPr>
        <w:t xml:space="preserve">Renamed columns for clarity </w:t>
      </w:r>
    </w:p>
    <w:p w14:paraId="5F2A7AD8" w14:textId="18346EDE" w:rsidR="00927467" w:rsidRPr="00927467" w:rsidRDefault="00927467" w:rsidP="00927467">
      <w:pPr>
        <w:pStyle w:val="ListParagraph"/>
        <w:numPr>
          <w:ilvl w:val="0"/>
          <w:numId w:val="38"/>
        </w:numPr>
        <w:spacing w:line="360" w:lineRule="auto"/>
        <w:jc w:val="both"/>
        <w:rPr>
          <w:sz w:val="24"/>
          <w:szCs w:val="24"/>
          <w:lang w:val="en-IN"/>
        </w:rPr>
      </w:pPr>
      <w:r w:rsidRPr="00927467">
        <w:rPr>
          <w:sz w:val="24"/>
          <w:szCs w:val="24"/>
          <w:lang w:val="en-IN"/>
        </w:rPr>
        <w:t xml:space="preserve">Converted data types (date, numeric values) </w:t>
      </w:r>
    </w:p>
    <w:p w14:paraId="44C67E7C" w14:textId="03F60EC2" w:rsidR="00A80864" w:rsidRPr="00E53896" w:rsidRDefault="00927467" w:rsidP="00927467">
      <w:pPr>
        <w:pStyle w:val="ListParagraph"/>
        <w:widowControl/>
        <w:numPr>
          <w:ilvl w:val="0"/>
          <w:numId w:val="38"/>
        </w:numPr>
        <w:spacing w:line="360" w:lineRule="auto"/>
        <w:jc w:val="both"/>
        <w:rPr>
          <w:sz w:val="24"/>
          <w:szCs w:val="24"/>
          <w:lang w:val="en-US"/>
        </w:rPr>
      </w:pPr>
      <w:r w:rsidRPr="00927467">
        <w:rPr>
          <w:sz w:val="24"/>
          <w:szCs w:val="24"/>
          <w:lang w:val="en-IN"/>
        </w:rPr>
        <w:t>Structured data for better analysis</w:t>
      </w:r>
    </w:p>
    <w:p w14:paraId="44154A95" w14:textId="77777777" w:rsidR="00E53896" w:rsidRDefault="00E53896" w:rsidP="00E53896">
      <w:pPr>
        <w:widowControl/>
        <w:spacing w:line="360" w:lineRule="auto"/>
        <w:jc w:val="both"/>
        <w:rPr>
          <w:sz w:val="24"/>
          <w:szCs w:val="24"/>
          <w:lang w:val="en-US"/>
        </w:rPr>
      </w:pPr>
    </w:p>
    <w:p w14:paraId="2C252616" w14:textId="77777777" w:rsidR="00E53896" w:rsidRPr="00E53896" w:rsidRDefault="00E53896" w:rsidP="00E53896">
      <w:pPr>
        <w:widowControl/>
        <w:spacing w:line="360" w:lineRule="auto"/>
        <w:jc w:val="both"/>
        <w:rPr>
          <w:sz w:val="24"/>
          <w:szCs w:val="24"/>
          <w:lang w:val="en-US"/>
        </w:rPr>
      </w:pPr>
    </w:p>
    <w:p w14:paraId="0DEF4141" w14:textId="77777777" w:rsidR="00A80864" w:rsidRPr="006459D9" w:rsidRDefault="00A80864" w:rsidP="00A80864">
      <w:pPr>
        <w:spacing w:after="240" w:line="360" w:lineRule="auto"/>
        <w:jc w:val="both"/>
        <w:rPr>
          <w:b/>
          <w:bCs/>
          <w:sz w:val="28"/>
          <w:szCs w:val="28"/>
        </w:rPr>
      </w:pPr>
      <w:r w:rsidRPr="006459D9">
        <w:rPr>
          <w:sz w:val="24"/>
          <w:szCs w:val="24"/>
          <w:lang w:val="en-US"/>
        </w:rPr>
        <w:lastRenderedPageBreak/>
        <w:t>.</w:t>
      </w:r>
      <w:r w:rsidRPr="006459D9">
        <w:rPr>
          <w:b/>
          <w:bCs/>
          <w:sz w:val="28"/>
          <w:szCs w:val="28"/>
        </w:rPr>
        <w:t>5.4 Data Modeling</w:t>
      </w:r>
    </w:p>
    <w:p w14:paraId="03E600E9" w14:textId="31B37C35" w:rsidR="001C4B1A" w:rsidRPr="001C4B1A" w:rsidRDefault="001C4B1A" w:rsidP="001C4B1A">
      <w:pPr>
        <w:pStyle w:val="ListParagraph"/>
        <w:numPr>
          <w:ilvl w:val="0"/>
          <w:numId w:val="38"/>
        </w:numPr>
        <w:spacing w:before="100" w:beforeAutospacing="1" w:after="100" w:afterAutospacing="1" w:line="360" w:lineRule="auto"/>
        <w:jc w:val="both"/>
        <w:rPr>
          <w:sz w:val="24"/>
          <w:szCs w:val="24"/>
          <w:lang w:val="en-IN"/>
        </w:rPr>
      </w:pPr>
      <w:r w:rsidRPr="001C4B1A">
        <w:rPr>
          <w:sz w:val="24"/>
          <w:szCs w:val="24"/>
          <w:lang w:val="en-IN"/>
        </w:rPr>
        <w:t xml:space="preserve">A simple data model (single table) is used </w:t>
      </w:r>
    </w:p>
    <w:p w14:paraId="29BD9DE6" w14:textId="7A6C2367" w:rsidR="001C4B1A" w:rsidRPr="001C4B1A" w:rsidRDefault="001C4B1A" w:rsidP="001C4B1A">
      <w:pPr>
        <w:pStyle w:val="ListParagraph"/>
        <w:numPr>
          <w:ilvl w:val="0"/>
          <w:numId w:val="38"/>
        </w:numPr>
        <w:spacing w:before="100" w:beforeAutospacing="1" w:after="100" w:afterAutospacing="1" w:line="360" w:lineRule="auto"/>
        <w:jc w:val="both"/>
        <w:rPr>
          <w:sz w:val="24"/>
          <w:szCs w:val="24"/>
          <w:lang w:val="en-IN"/>
        </w:rPr>
      </w:pPr>
      <w:r w:rsidRPr="001C4B1A">
        <w:rPr>
          <w:sz w:val="24"/>
          <w:szCs w:val="24"/>
          <w:lang w:val="en-IN"/>
        </w:rPr>
        <w:t xml:space="preserve">Relationships are managed within Power BI </w:t>
      </w:r>
    </w:p>
    <w:p w14:paraId="7A192692" w14:textId="6B0E4E3D" w:rsidR="001C4B1A" w:rsidRPr="001C4B1A" w:rsidRDefault="001C4B1A" w:rsidP="001C4B1A">
      <w:pPr>
        <w:pStyle w:val="ListParagraph"/>
        <w:widowControl/>
        <w:numPr>
          <w:ilvl w:val="0"/>
          <w:numId w:val="38"/>
        </w:numPr>
        <w:spacing w:before="100" w:beforeAutospacing="1" w:after="100" w:afterAutospacing="1" w:line="360" w:lineRule="auto"/>
        <w:jc w:val="both"/>
        <w:rPr>
          <w:sz w:val="24"/>
          <w:szCs w:val="24"/>
          <w:lang w:val="en-US"/>
        </w:rPr>
      </w:pPr>
      <w:r w:rsidRPr="001C4B1A">
        <w:rPr>
          <w:sz w:val="24"/>
          <w:szCs w:val="24"/>
          <w:lang w:val="en-IN"/>
        </w:rPr>
        <w:t>Time hierarchy (Year → Month) is created for trend analysis</w:t>
      </w:r>
    </w:p>
    <w:p w14:paraId="19E5ABD5" w14:textId="77777777" w:rsidR="00A80864" w:rsidRPr="00EC5E97" w:rsidRDefault="00A80864" w:rsidP="00A80864">
      <w:pPr>
        <w:pStyle w:val="Heading2"/>
        <w:spacing w:before="360" w:after="80" w:line="360" w:lineRule="auto"/>
        <w:ind w:right="1257"/>
        <w:jc w:val="left"/>
        <w:rPr>
          <w:b w:val="0"/>
          <w:bCs w:val="0"/>
          <w:sz w:val="16"/>
          <w:szCs w:val="16"/>
        </w:rPr>
      </w:pPr>
      <w:r>
        <w:rPr>
          <w:sz w:val="28"/>
          <w:szCs w:val="28"/>
        </w:rPr>
        <w:t>5.5 DAX Measures (Key Calculations)</w:t>
      </w:r>
    </w:p>
    <w:p w14:paraId="1AFDB9F6" w14:textId="77777777" w:rsidR="00A80864" w:rsidRDefault="00A80864" w:rsidP="00A80864">
      <w:pPr>
        <w:spacing w:before="240" w:after="240" w:line="360" w:lineRule="auto"/>
        <w:rPr>
          <w:sz w:val="24"/>
          <w:szCs w:val="24"/>
        </w:rPr>
      </w:pPr>
      <w:r>
        <w:rPr>
          <w:sz w:val="24"/>
          <w:szCs w:val="24"/>
        </w:rPr>
        <w:t>To generate insights, the following measures are created:</w:t>
      </w:r>
    </w:p>
    <w:p w14:paraId="38D257FC" w14:textId="77777777" w:rsidR="00346465" w:rsidRPr="00346465" w:rsidRDefault="00346465" w:rsidP="00346465">
      <w:pPr>
        <w:pStyle w:val="ListParagraph"/>
        <w:numPr>
          <w:ilvl w:val="0"/>
          <w:numId w:val="41"/>
        </w:numPr>
        <w:tabs>
          <w:tab w:val="left" w:pos="720"/>
        </w:tabs>
        <w:spacing w:before="240" w:after="240" w:line="360" w:lineRule="auto"/>
        <w:jc w:val="both"/>
        <w:rPr>
          <w:rFonts w:ascii="Courier New" w:hAnsi="Courier New" w:cs="Courier New"/>
          <w:sz w:val="20"/>
          <w:szCs w:val="20"/>
          <w:lang w:val="en-IN"/>
        </w:rPr>
      </w:pPr>
      <w:r w:rsidRPr="00346465">
        <w:rPr>
          <w:rFonts w:ascii="Courier New" w:hAnsi="Courier New" w:cs="Courier New"/>
          <w:sz w:val="20"/>
          <w:szCs w:val="20"/>
          <w:lang w:val="en-IN"/>
        </w:rPr>
        <w:t xml:space="preserve">Total Sales = SUM(Sales) </w:t>
      </w:r>
    </w:p>
    <w:p w14:paraId="78863EFA" w14:textId="77777777" w:rsidR="00346465" w:rsidRPr="00346465" w:rsidRDefault="00346465" w:rsidP="00346465">
      <w:pPr>
        <w:pStyle w:val="ListParagraph"/>
        <w:numPr>
          <w:ilvl w:val="0"/>
          <w:numId w:val="41"/>
        </w:numPr>
        <w:tabs>
          <w:tab w:val="left" w:pos="720"/>
        </w:tabs>
        <w:spacing w:before="240" w:after="240" w:line="360" w:lineRule="auto"/>
        <w:jc w:val="both"/>
        <w:rPr>
          <w:rFonts w:ascii="Courier New" w:hAnsi="Courier New" w:cs="Courier New"/>
          <w:sz w:val="20"/>
          <w:szCs w:val="20"/>
          <w:lang w:val="en-IN"/>
        </w:rPr>
      </w:pPr>
      <w:r w:rsidRPr="00346465">
        <w:rPr>
          <w:rFonts w:ascii="Courier New" w:hAnsi="Courier New" w:cs="Courier New"/>
          <w:sz w:val="20"/>
          <w:szCs w:val="20"/>
          <w:lang w:val="en-IN"/>
        </w:rPr>
        <w:t xml:space="preserve">Total Profit = SUM(Profit) </w:t>
      </w:r>
    </w:p>
    <w:p w14:paraId="512AF441" w14:textId="77777777" w:rsidR="00346465" w:rsidRPr="00346465" w:rsidRDefault="00346465" w:rsidP="00346465">
      <w:pPr>
        <w:pStyle w:val="ListParagraph"/>
        <w:numPr>
          <w:ilvl w:val="0"/>
          <w:numId w:val="41"/>
        </w:numPr>
        <w:tabs>
          <w:tab w:val="left" w:pos="720"/>
        </w:tabs>
        <w:spacing w:before="240" w:after="240" w:line="360" w:lineRule="auto"/>
        <w:jc w:val="both"/>
        <w:rPr>
          <w:rFonts w:ascii="Courier New" w:hAnsi="Courier New" w:cs="Courier New"/>
          <w:sz w:val="20"/>
          <w:szCs w:val="20"/>
          <w:lang w:val="en-IN"/>
        </w:rPr>
      </w:pPr>
      <w:r w:rsidRPr="00346465">
        <w:rPr>
          <w:rFonts w:ascii="Courier New" w:hAnsi="Courier New" w:cs="Courier New"/>
          <w:sz w:val="20"/>
          <w:szCs w:val="20"/>
          <w:lang w:val="en-IN"/>
        </w:rPr>
        <w:t xml:space="preserve">Average Sales = AVERAGE(Sales) </w:t>
      </w:r>
    </w:p>
    <w:p w14:paraId="77E95021" w14:textId="77777777" w:rsidR="00346465" w:rsidRPr="00346465" w:rsidRDefault="00346465" w:rsidP="00346465">
      <w:pPr>
        <w:pStyle w:val="ListParagraph"/>
        <w:numPr>
          <w:ilvl w:val="0"/>
          <w:numId w:val="41"/>
        </w:numPr>
        <w:tabs>
          <w:tab w:val="left" w:pos="720"/>
        </w:tabs>
        <w:spacing w:before="240" w:after="240" w:line="360" w:lineRule="auto"/>
        <w:jc w:val="both"/>
        <w:rPr>
          <w:rFonts w:ascii="Courier New" w:hAnsi="Courier New" w:cs="Courier New"/>
          <w:sz w:val="20"/>
          <w:szCs w:val="20"/>
          <w:lang w:val="en-IN"/>
        </w:rPr>
      </w:pPr>
      <w:r w:rsidRPr="00346465">
        <w:rPr>
          <w:rFonts w:ascii="Courier New" w:hAnsi="Courier New" w:cs="Courier New"/>
          <w:sz w:val="20"/>
          <w:szCs w:val="20"/>
          <w:lang w:val="en-IN"/>
        </w:rPr>
        <w:t xml:space="preserve">Profit Margin = </w:t>
      </w:r>
      <w:proofErr w:type="gramStart"/>
      <w:r w:rsidRPr="00346465">
        <w:rPr>
          <w:rFonts w:ascii="Courier New" w:hAnsi="Courier New" w:cs="Courier New"/>
          <w:sz w:val="20"/>
          <w:szCs w:val="20"/>
          <w:lang w:val="en-IN"/>
        </w:rPr>
        <w:t>DIVIDE(</w:t>
      </w:r>
      <w:proofErr w:type="gramEnd"/>
      <w:r w:rsidRPr="00346465">
        <w:rPr>
          <w:rFonts w:ascii="Courier New" w:hAnsi="Courier New" w:cs="Courier New"/>
          <w:sz w:val="20"/>
          <w:szCs w:val="20"/>
          <w:lang w:val="en-IN"/>
        </w:rPr>
        <w:t xml:space="preserve">Profit, Sales) </w:t>
      </w:r>
    </w:p>
    <w:p w14:paraId="1FA8355F" w14:textId="46C45AAB" w:rsidR="00A80864" w:rsidRPr="00346465" w:rsidRDefault="00346465" w:rsidP="00346465">
      <w:pPr>
        <w:tabs>
          <w:tab w:val="left" w:pos="720"/>
        </w:tabs>
        <w:spacing w:before="240" w:after="240" w:line="360" w:lineRule="auto"/>
        <w:jc w:val="both"/>
        <w:rPr>
          <w:rFonts w:ascii="Courier New" w:hAnsi="Courier New" w:cs="Courier New"/>
          <w:sz w:val="20"/>
          <w:szCs w:val="20"/>
          <w:lang w:val="en-IN"/>
        </w:rPr>
      </w:pPr>
      <w:r w:rsidRPr="00346465">
        <w:rPr>
          <w:rFonts w:ascii="Courier New" w:hAnsi="Courier New" w:cs="Courier New"/>
          <w:sz w:val="20"/>
          <w:szCs w:val="20"/>
          <w:lang w:val="en-IN"/>
        </w:rPr>
        <w:t>These measures are used to generate insight</w:t>
      </w:r>
    </w:p>
    <w:p w14:paraId="131445AC" w14:textId="77777777" w:rsidR="00A80864" w:rsidRDefault="00A80864" w:rsidP="00A80864">
      <w:pPr>
        <w:pStyle w:val="Heading2"/>
        <w:tabs>
          <w:tab w:val="left" w:pos="720"/>
        </w:tabs>
        <w:spacing w:before="360" w:after="80"/>
        <w:ind w:right="0"/>
        <w:jc w:val="left"/>
        <w:rPr>
          <w:sz w:val="28"/>
          <w:szCs w:val="28"/>
        </w:rPr>
      </w:pPr>
      <w:bookmarkStart w:id="7" w:name="_o56askb3xqy" w:colFirst="0" w:colLast="0"/>
      <w:bookmarkEnd w:id="7"/>
      <w:r>
        <w:rPr>
          <w:sz w:val="28"/>
          <w:szCs w:val="28"/>
        </w:rPr>
        <w:t>5.6 Dashboard Visualizations</w:t>
      </w:r>
    </w:p>
    <w:p w14:paraId="0BC187E4" w14:textId="77777777" w:rsidR="00A80864" w:rsidRDefault="00A80864" w:rsidP="009D41DB">
      <w:pPr>
        <w:tabs>
          <w:tab w:val="left" w:pos="720"/>
        </w:tabs>
        <w:spacing w:before="240" w:after="240"/>
        <w:ind w:right="850"/>
        <w:jc w:val="both"/>
        <w:rPr>
          <w:b/>
          <w:bCs/>
          <w:sz w:val="24"/>
          <w:szCs w:val="24"/>
        </w:rPr>
      </w:pPr>
      <w:r>
        <w:rPr>
          <w:b/>
          <w:bCs/>
          <w:sz w:val="24"/>
          <w:szCs w:val="24"/>
        </w:rPr>
        <w:t>Main Visuals</w:t>
      </w:r>
    </w:p>
    <w:p w14:paraId="32698B95" w14:textId="5A05ADB1" w:rsidR="00A80864" w:rsidRDefault="00A80864" w:rsidP="009D41DB">
      <w:pPr>
        <w:pStyle w:val="NormalWeb"/>
      </w:pPr>
      <w:r>
        <w:t>performance metrics across different trains.</w:t>
      </w:r>
    </w:p>
    <w:p w14:paraId="776D7121" w14:textId="0502B4B8" w:rsidR="00483B37" w:rsidRPr="00483B37" w:rsidRDefault="00483B37" w:rsidP="009D41DB">
      <w:pPr>
        <w:pStyle w:val="NormalWeb"/>
        <w:numPr>
          <w:ilvl w:val="0"/>
          <w:numId w:val="65"/>
        </w:numPr>
        <w:rPr>
          <w:lang w:val="en-IN"/>
        </w:rPr>
      </w:pPr>
      <w:r w:rsidRPr="00483B37">
        <w:rPr>
          <w:lang w:val="en-IN"/>
        </w:rPr>
        <w:t xml:space="preserve">KPI Cards → Total Sales, Total Profit </w:t>
      </w:r>
    </w:p>
    <w:p w14:paraId="3C99E903" w14:textId="53DBBBED" w:rsidR="00483B37" w:rsidRPr="00483B37" w:rsidRDefault="00483B37" w:rsidP="009D41DB">
      <w:pPr>
        <w:pStyle w:val="NormalWeb"/>
        <w:numPr>
          <w:ilvl w:val="0"/>
          <w:numId w:val="65"/>
        </w:numPr>
        <w:rPr>
          <w:lang w:val="en-IN"/>
        </w:rPr>
      </w:pPr>
      <w:r w:rsidRPr="00483B37">
        <w:rPr>
          <w:lang w:val="en-IN"/>
        </w:rPr>
        <w:t xml:space="preserve">Line Chart → Sales trend over time </w:t>
      </w:r>
    </w:p>
    <w:p w14:paraId="778CF2D3" w14:textId="2FC55F12" w:rsidR="00483B37" w:rsidRPr="00483B37" w:rsidRDefault="00483B37" w:rsidP="009D41DB">
      <w:pPr>
        <w:pStyle w:val="NormalWeb"/>
        <w:numPr>
          <w:ilvl w:val="0"/>
          <w:numId w:val="65"/>
        </w:numPr>
        <w:rPr>
          <w:lang w:val="en-IN"/>
        </w:rPr>
      </w:pPr>
      <w:r w:rsidRPr="00483B37">
        <w:rPr>
          <w:lang w:val="en-IN"/>
        </w:rPr>
        <w:t xml:space="preserve">Bar Chart → Top products </w:t>
      </w:r>
    </w:p>
    <w:p w14:paraId="67AEC368" w14:textId="41DD0590" w:rsidR="00483B37" w:rsidRDefault="00483B37" w:rsidP="009D41DB">
      <w:pPr>
        <w:pStyle w:val="NormalWeb"/>
        <w:numPr>
          <w:ilvl w:val="0"/>
          <w:numId w:val="65"/>
        </w:numPr>
      </w:pPr>
      <w:r w:rsidRPr="00483B37">
        <w:rPr>
          <w:lang w:val="en-IN"/>
        </w:rPr>
        <w:t>Pie Chart → Category-wise sales</w:t>
      </w:r>
    </w:p>
    <w:p w14:paraId="016461DB" w14:textId="5D1A66DC" w:rsidR="00A80864" w:rsidRDefault="00A80864" w:rsidP="00A80864">
      <w:pPr>
        <w:pStyle w:val="Heading2"/>
        <w:tabs>
          <w:tab w:val="left" w:pos="720"/>
        </w:tabs>
        <w:spacing w:before="360" w:after="80"/>
        <w:ind w:right="0"/>
        <w:jc w:val="left"/>
        <w:rPr>
          <w:sz w:val="28"/>
          <w:szCs w:val="28"/>
        </w:rPr>
      </w:pPr>
      <w:r>
        <w:rPr>
          <w:sz w:val="28"/>
          <w:szCs w:val="28"/>
        </w:rPr>
        <w:t>5.7 Filters / Slicers</w:t>
      </w:r>
    </w:p>
    <w:p w14:paraId="71FE777E" w14:textId="77777777" w:rsidR="009D41DB" w:rsidRPr="009D41DB" w:rsidRDefault="009D41DB" w:rsidP="009D41DB">
      <w:pPr>
        <w:numPr>
          <w:ilvl w:val="0"/>
          <w:numId w:val="66"/>
        </w:numPr>
        <w:tabs>
          <w:tab w:val="left" w:pos="720"/>
        </w:tabs>
        <w:spacing w:before="240" w:after="240"/>
        <w:ind w:right="850"/>
        <w:jc w:val="both"/>
        <w:rPr>
          <w:sz w:val="24"/>
          <w:szCs w:val="24"/>
          <w:lang w:val="en-IN"/>
        </w:rPr>
      </w:pPr>
      <w:r w:rsidRPr="009D41DB">
        <w:rPr>
          <w:sz w:val="24"/>
          <w:szCs w:val="24"/>
          <w:lang w:val="en-IN"/>
        </w:rPr>
        <w:t xml:space="preserve">Product Category </w:t>
      </w:r>
    </w:p>
    <w:p w14:paraId="4A3B06B9" w14:textId="77777777" w:rsidR="009D41DB" w:rsidRPr="009D41DB" w:rsidRDefault="009D41DB" w:rsidP="009D41DB">
      <w:pPr>
        <w:numPr>
          <w:ilvl w:val="0"/>
          <w:numId w:val="66"/>
        </w:numPr>
        <w:tabs>
          <w:tab w:val="left" w:pos="720"/>
        </w:tabs>
        <w:spacing w:before="240" w:after="240"/>
        <w:ind w:right="850"/>
        <w:jc w:val="both"/>
        <w:rPr>
          <w:sz w:val="24"/>
          <w:szCs w:val="24"/>
          <w:lang w:val="en-IN"/>
        </w:rPr>
      </w:pPr>
      <w:r w:rsidRPr="009D41DB">
        <w:rPr>
          <w:sz w:val="24"/>
          <w:szCs w:val="24"/>
          <w:lang w:val="en-IN"/>
        </w:rPr>
        <w:t xml:space="preserve">Region </w:t>
      </w:r>
    </w:p>
    <w:p w14:paraId="557DC94A" w14:textId="77777777" w:rsidR="009D41DB" w:rsidRPr="009D41DB" w:rsidRDefault="009D41DB" w:rsidP="009D41DB">
      <w:pPr>
        <w:numPr>
          <w:ilvl w:val="0"/>
          <w:numId w:val="66"/>
        </w:numPr>
        <w:tabs>
          <w:tab w:val="left" w:pos="720"/>
        </w:tabs>
        <w:spacing w:before="240" w:after="240"/>
        <w:ind w:right="850"/>
        <w:jc w:val="both"/>
        <w:rPr>
          <w:sz w:val="24"/>
          <w:szCs w:val="24"/>
          <w:lang w:val="en-IN"/>
        </w:rPr>
      </w:pPr>
      <w:r w:rsidRPr="009D41DB">
        <w:rPr>
          <w:sz w:val="24"/>
          <w:szCs w:val="24"/>
          <w:lang w:val="en-IN"/>
        </w:rPr>
        <w:t xml:space="preserve">Date (Month/Year) </w:t>
      </w:r>
    </w:p>
    <w:p w14:paraId="784097FD" w14:textId="15609D0D" w:rsidR="009D41DB" w:rsidRDefault="009D41DB" w:rsidP="009D41DB">
      <w:pPr>
        <w:tabs>
          <w:tab w:val="left" w:pos="720"/>
        </w:tabs>
        <w:spacing w:before="240" w:after="240"/>
        <w:ind w:right="850"/>
        <w:jc w:val="both"/>
        <w:rPr>
          <w:sz w:val="24"/>
          <w:szCs w:val="24"/>
          <w:lang w:val="en-IN"/>
        </w:rPr>
      </w:pPr>
      <w:r w:rsidRPr="009D41DB">
        <w:rPr>
          <w:sz w:val="24"/>
          <w:szCs w:val="24"/>
          <w:lang w:val="en-IN"/>
        </w:rPr>
        <w:t>These filters enable dynamic analysis</w:t>
      </w:r>
    </w:p>
    <w:p w14:paraId="0756C648" w14:textId="77777777" w:rsidR="009D41DB" w:rsidRPr="009D41DB" w:rsidRDefault="009D41DB" w:rsidP="009D41DB">
      <w:pPr>
        <w:tabs>
          <w:tab w:val="left" w:pos="720"/>
        </w:tabs>
        <w:spacing w:before="240" w:after="240"/>
        <w:ind w:right="850"/>
        <w:jc w:val="both"/>
        <w:rPr>
          <w:sz w:val="24"/>
          <w:szCs w:val="24"/>
          <w:lang w:val="en-IN"/>
        </w:rPr>
      </w:pPr>
    </w:p>
    <w:p w14:paraId="7C053402" w14:textId="77777777" w:rsidR="00A80864" w:rsidRDefault="00A80864" w:rsidP="00A80864">
      <w:pPr>
        <w:pStyle w:val="Heading2"/>
        <w:tabs>
          <w:tab w:val="left" w:pos="720"/>
        </w:tabs>
        <w:spacing w:before="360" w:after="80"/>
        <w:ind w:right="0"/>
        <w:jc w:val="left"/>
        <w:rPr>
          <w:sz w:val="24"/>
          <w:szCs w:val="24"/>
        </w:rPr>
      </w:pPr>
      <w:bookmarkStart w:id="8" w:name="_oo10fs7zp9nt" w:colFirst="0" w:colLast="0"/>
      <w:bookmarkEnd w:id="8"/>
      <w:r>
        <w:rPr>
          <w:sz w:val="28"/>
          <w:szCs w:val="28"/>
        </w:rPr>
        <w:lastRenderedPageBreak/>
        <w:t>5.8 Dashboard Layout</w:t>
      </w:r>
    </w:p>
    <w:p w14:paraId="699FB00A" w14:textId="4CB66FD5" w:rsidR="000A2C68" w:rsidRPr="000A2C68" w:rsidRDefault="000A2C68" w:rsidP="000A2C68">
      <w:pPr>
        <w:pStyle w:val="ListParagraph"/>
        <w:numPr>
          <w:ilvl w:val="0"/>
          <w:numId w:val="66"/>
        </w:numPr>
        <w:tabs>
          <w:tab w:val="left" w:pos="720"/>
        </w:tabs>
        <w:spacing w:before="240" w:after="240" w:line="360" w:lineRule="auto"/>
        <w:ind w:right="850"/>
        <w:jc w:val="both"/>
        <w:rPr>
          <w:sz w:val="24"/>
          <w:szCs w:val="24"/>
          <w:lang w:val="en-IN"/>
        </w:rPr>
      </w:pPr>
      <w:r w:rsidRPr="000A2C68">
        <w:rPr>
          <w:sz w:val="24"/>
          <w:szCs w:val="24"/>
          <w:lang w:val="en-IN"/>
        </w:rPr>
        <w:t xml:space="preserve">Top → KPI cards </w:t>
      </w:r>
    </w:p>
    <w:p w14:paraId="2E315037" w14:textId="4641E9CD" w:rsidR="000A2C68" w:rsidRPr="000A2C68" w:rsidRDefault="000A2C68" w:rsidP="000A2C68">
      <w:pPr>
        <w:pStyle w:val="ListParagraph"/>
        <w:numPr>
          <w:ilvl w:val="0"/>
          <w:numId w:val="66"/>
        </w:numPr>
        <w:tabs>
          <w:tab w:val="left" w:pos="720"/>
        </w:tabs>
        <w:spacing w:before="240" w:after="240" w:line="360" w:lineRule="auto"/>
        <w:ind w:right="850"/>
        <w:jc w:val="both"/>
        <w:rPr>
          <w:sz w:val="24"/>
          <w:szCs w:val="24"/>
          <w:lang w:val="en-IN"/>
        </w:rPr>
      </w:pPr>
      <w:proofErr w:type="spellStart"/>
      <w:r w:rsidRPr="000A2C68">
        <w:rPr>
          <w:sz w:val="24"/>
          <w:szCs w:val="24"/>
          <w:lang w:val="en-IN"/>
        </w:rPr>
        <w:t>C</w:t>
      </w:r>
      <w:r w:rsidR="00142B30">
        <w:rPr>
          <w:sz w:val="24"/>
          <w:szCs w:val="24"/>
          <w:lang w:val="en-IN"/>
        </w:rPr>
        <w:t>e</w:t>
      </w:r>
      <w:r w:rsidRPr="000A2C68">
        <w:rPr>
          <w:sz w:val="24"/>
          <w:szCs w:val="24"/>
          <w:lang w:val="en-IN"/>
        </w:rPr>
        <w:t>nter</w:t>
      </w:r>
      <w:proofErr w:type="spellEnd"/>
      <w:r w:rsidRPr="000A2C68">
        <w:rPr>
          <w:sz w:val="24"/>
          <w:szCs w:val="24"/>
          <w:lang w:val="en-IN"/>
        </w:rPr>
        <w:t xml:space="preserve"> → Trend charts </w:t>
      </w:r>
    </w:p>
    <w:p w14:paraId="34DF2CFE" w14:textId="28B2E0AE" w:rsidR="000A2C68" w:rsidRPr="000A2C68" w:rsidRDefault="000A2C68" w:rsidP="000A2C68">
      <w:pPr>
        <w:pStyle w:val="ListParagraph"/>
        <w:numPr>
          <w:ilvl w:val="0"/>
          <w:numId w:val="66"/>
        </w:numPr>
        <w:tabs>
          <w:tab w:val="left" w:pos="720"/>
        </w:tabs>
        <w:spacing w:before="240" w:after="240" w:line="360" w:lineRule="auto"/>
        <w:ind w:right="850"/>
        <w:jc w:val="both"/>
        <w:rPr>
          <w:sz w:val="24"/>
          <w:szCs w:val="24"/>
          <w:lang w:val="en-IN"/>
        </w:rPr>
      </w:pPr>
      <w:r w:rsidRPr="000A2C68">
        <w:rPr>
          <w:sz w:val="24"/>
          <w:szCs w:val="24"/>
          <w:lang w:val="en-IN"/>
        </w:rPr>
        <w:t xml:space="preserve">Bottom → Product &amp; regional analysis </w:t>
      </w:r>
    </w:p>
    <w:p w14:paraId="475AC09A" w14:textId="0A898F54" w:rsidR="00A80864" w:rsidRPr="000A2C68" w:rsidRDefault="000A2C68" w:rsidP="000A2C68">
      <w:pPr>
        <w:pStyle w:val="ListParagraph"/>
        <w:numPr>
          <w:ilvl w:val="0"/>
          <w:numId w:val="66"/>
        </w:numPr>
        <w:tabs>
          <w:tab w:val="left" w:pos="720"/>
        </w:tabs>
        <w:spacing w:before="240" w:after="240" w:line="360" w:lineRule="auto"/>
        <w:ind w:right="850"/>
        <w:jc w:val="both"/>
        <w:rPr>
          <w:sz w:val="24"/>
          <w:szCs w:val="24"/>
        </w:rPr>
      </w:pPr>
      <w:r w:rsidRPr="000A2C68">
        <w:rPr>
          <w:sz w:val="24"/>
          <w:szCs w:val="24"/>
          <w:lang w:val="en-IN"/>
        </w:rPr>
        <w:t>Side → Filters</w:t>
      </w:r>
    </w:p>
    <w:p w14:paraId="7F9BB460" w14:textId="77777777" w:rsidR="00A80864" w:rsidRPr="00CC4D6D" w:rsidRDefault="00A80864" w:rsidP="00A80864">
      <w:pPr>
        <w:pStyle w:val="Heading2"/>
        <w:tabs>
          <w:tab w:val="left" w:pos="720"/>
        </w:tabs>
        <w:spacing w:before="360" w:after="80"/>
        <w:ind w:right="0"/>
        <w:jc w:val="left"/>
        <w:rPr>
          <w:sz w:val="34"/>
          <w:szCs w:val="34"/>
        </w:rPr>
      </w:pPr>
      <w:bookmarkStart w:id="9" w:name="_f4a11se2cpk4" w:colFirst="0" w:colLast="0"/>
      <w:bookmarkEnd w:id="9"/>
      <w:r>
        <w:rPr>
          <w:sz w:val="34"/>
          <w:szCs w:val="34"/>
        </w:rPr>
        <w:t xml:space="preserve"> </w:t>
      </w:r>
      <w:r>
        <w:rPr>
          <w:sz w:val="28"/>
          <w:szCs w:val="28"/>
        </w:rPr>
        <w:t>5.9 Integration</w:t>
      </w:r>
    </w:p>
    <w:p w14:paraId="45A1A480" w14:textId="2B5B86E6" w:rsidR="00F96D10" w:rsidRPr="00F96D10" w:rsidRDefault="00F96D10" w:rsidP="00F96D10">
      <w:pPr>
        <w:pStyle w:val="Heading2"/>
        <w:numPr>
          <w:ilvl w:val="0"/>
          <w:numId w:val="66"/>
        </w:numPr>
        <w:tabs>
          <w:tab w:val="left" w:pos="720"/>
        </w:tabs>
        <w:spacing w:before="360" w:after="80"/>
        <w:jc w:val="left"/>
        <w:rPr>
          <w:sz w:val="24"/>
          <w:szCs w:val="24"/>
          <w:lang w:val="en-IN"/>
        </w:rPr>
      </w:pPr>
      <w:r w:rsidRPr="00F96D10">
        <w:rPr>
          <w:b w:val="0"/>
          <w:bCs w:val="0"/>
          <w:sz w:val="24"/>
          <w:szCs w:val="24"/>
          <w:lang w:val="en-IN"/>
        </w:rPr>
        <w:t>All visuals are connected to one dataset</w:t>
      </w:r>
      <w:r w:rsidRPr="00F96D10">
        <w:rPr>
          <w:sz w:val="24"/>
          <w:szCs w:val="24"/>
          <w:lang w:val="en-IN"/>
        </w:rPr>
        <w:t xml:space="preserve"> </w:t>
      </w:r>
    </w:p>
    <w:p w14:paraId="32F44883" w14:textId="7152E3E4" w:rsidR="00F96D10" w:rsidRDefault="00F96D10" w:rsidP="00F96D10">
      <w:pPr>
        <w:pStyle w:val="Heading2"/>
        <w:numPr>
          <w:ilvl w:val="0"/>
          <w:numId w:val="66"/>
        </w:numPr>
        <w:tabs>
          <w:tab w:val="left" w:pos="720"/>
        </w:tabs>
        <w:spacing w:before="360" w:after="80"/>
        <w:ind w:right="0"/>
        <w:jc w:val="left"/>
        <w:rPr>
          <w:b w:val="0"/>
          <w:bCs w:val="0"/>
          <w:sz w:val="24"/>
          <w:szCs w:val="24"/>
          <w:lang w:val="en-IN"/>
        </w:rPr>
      </w:pPr>
      <w:r w:rsidRPr="00F96D10">
        <w:rPr>
          <w:b w:val="0"/>
          <w:bCs w:val="0"/>
          <w:sz w:val="24"/>
          <w:szCs w:val="24"/>
          <w:lang w:val="en-IN"/>
        </w:rPr>
        <w:t>Filters update all charts dynamically</w:t>
      </w:r>
    </w:p>
    <w:p w14:paraId="0ACFEB34" w14:textId="5193ECE7" w:rsidR="00A80864" w:rsidRDefault="00A80864" w:rsidP="00F96D10">
      <w:pPr>
        <w:pStyle w:val="Heading2"/>
        <w:tabs>
          <w:tab w:val="left" w:pos="720"/>
        </w:tabs>
        <w:spacing w:before="360" w:after="80"/>
        <w:ind w:right="0"/>
        <w:jc w:val="left"/>
        <w:rPr>
          <w:sz w:val="28"/>
          <w:szCs w:val="28"/>
        </w:rPr>
      </w:pPr>
      <w:r>
        <w:rPr>
          <w:sz w:val="34"/>
          <w:szCs w:val="34"/>
        </w:rPr>
        <w:t xml:space="preserve"> </w:t>
      </w:r>
      <w:r>
        <w:rPr>
          <w:sz w:val="28"/>
          <w:szCs w:val="28"/>
        </w:rPr>
        <w:t>5.10 Final Output</w:t>
      </w:r>
    </w:p>
    <w:p w14:paraId="70EF601F" w14:textId="77777777" w:rsidR="00CC3AFA" w:rsidRPr="00CC3AFA" w:rsidRDefault="00CC3AFA" w:rsidP="00CC3AFA">
      <w:pPr>
        <w:widowControl/>
        <w:numPr>
          <w:ilvl w:val="0"/>
          <w:numId w:val="48"/>
        </w:numPr>
        <w:spacing w:before="100" w:beforeAutospacing="1" w:after="100" w:afterAutospacing="1"/>
        <w:rPr>
          <w:sz w:val="24"/>
          <w:szCs w:val="24"/>
          <w:lang w:val="en-IN" w:eastAsia="en-IN"/>
        </w:rPr>
      </w:pPr>
      <w:r w:rsidRPr="00CC3AFA">
        <w:rPr>
          <w:sz w:val="24"/>
          <w:szCs w:val="24"/>
          <w:lang w:val="en-IN" w:eastAsia="en-IN"/>
        </w:rPr>
        <w:t xml:space="preserve">Interactive Power BI dashboard </w:t>
      </w:r>
    </w:p>
    <w:p w14:paraId="2A477F06" w14:textId="77777777" w:rsidR="00CC3AFA" w:rsidRPr="00CC3AFA" w:rsidRDefault="00CC3AFA" w:rsidP="00CC3AFA">
      <w:pPr>
        <w:widowControl/>
        <w:numPr>
          <w:ilvl w:val="0"/>
          <w:numId w:val="48"/>
        </w:numPr>
        <w:spacing w:before="100" w:beforeAutospacing="1" w:after="100" w:afterAutospacing="1"/>
        <w:rPr>
          <w:sz w:val="24"/>
          <w:szCs w:val="24"/>
          <w:lang w:val="en-IN" w:eastAsia="en-IN"/>
        </w:rPr>
      </w:pPr>
      <w:r w:rsidRPr="00CC3AFA">
        <w:rPr>
          <w:sz w:val="24"/>
          <w:szCs w:val="24"/>
          <w:lang w:val="en-IN" w:eastAsia="en-IN"/>
        </w:rPr>
        <w:t xml:space="preserve">Clear visualization of sales performance </w:t>
      </w:r>
    </w:p>
    <w:p w14:paraId="7B3F146A" w14:textId="0A94188E" w:rsidR="00CC3AFA" w:rsidRDefault="00CC3AFA" w:rsidP="00CC3AFA">
      <w:pPr>
        <w:widowControl/>
        <w:numPr>
          <w:ilvl w:val="0"/>
          <w:numId w:val="48"/>
        </w:numPr>
        <w:spacing w:before="100" w:beforeAutospacing="1" w:after="100" w:afterAutospacing="1"/>
        <w:rPr>
          <w:sz w:val="24"/>
          <w:szCs w:val="24"/>
          <w:lang w:val="en-IN" w:eastAsia="en-IN"/>
        </w:rPr>
      </w:pPr>
      <w:r w:rsidRPr="00CC3AFA">
        <w:rPr>
          <w:sz w:val="24"/>
          <w:szCs w:val="24"/>
          <w:lang w:val="en-IN" w:eastAsia="en-IN"/>
        </w:rPr>
        <w:t xml:space="preserve">Easy analysis of products, regions, and trends </w:t>
      </w:r>
    </w:p>
    <w:p w14:paraId="0BAB7561" w14:textId="77777777" w:rsidR="00CC3AFA" w:rsidRDefault="00CC3AFA" w:rsidP="00CC3AFA">
      <w:pPr>
        <w:widowControl/>
        <w:spacing w:before="100" w:beforeAutospacing="1" w:after="100" w:afterAutospacing="1"/>
        <w:ind w:left="1080"/>
        <w:rPr>
          <w:sz w:val="24"/>
          <w:szCs w:val="24"/>
          <w:lang w:val="en-IN" w:eastAsia="en-IN"/>
        </w:rPr>
      </w:pPr>
    </w:p>
    <w:p w14:paraId="08FAA6E6" w14:textId="77777777" w:rsidR="00CC3AFA" w:rsidRPr="00CC3AFA" w:rsidRDefault="00CC3AFA" w:rsidP="00CC3AFA">
      <w:pPr>
        <w:widowControl/>
        <w:spacing w:before="100" w:beforeAutospacing="1" w:after="100" w:afterAutospacing="1"/>
        <w:ind w:left="1080"/>
        <w:rPr>
          <w:sz w:val="24"/>
          <w:szCs w:val="24"/>
          <w:lang w:val="en-IN" w:eastAsia="en-IN"/>
        </w:rPr>
      </w:pPr>
    </w:p>
    <w:p w14:paraId="6A03C8AC" w14:textId="0AA5B602" w:rsidR="00A80864" w:rsidRPr="00A80864" w:rsidRDefault="00A80864" w:rsidP="00A80864">
      <w:pPr>
        <w:tabs>
          <w:tab w:val="left" w:pos="720"/>
        </w:tabs>
        <w:spacing w:after="240" w:line="360" w:lineRule="auto"/>
        <w:ind w:left="720" w:right="850"/>
        <w:jc w:val="both"/>
        <w:rPr>
          <w:rFonts w:ascii="Arial" w:eastAsia="Arial" w:hAnsi="Arial" w:cs="Arial"/>
        </w:rPr>
      </w:pPr>
    </w:p>
    <w:p w14:paraId="2E3661A7" w14:textId="77777777" w:rsidR="00A80864" w:rsidRDefault="00A80864" w:rsidP="00A80864">
      <w:pPr>
        <w:tabs>
          <w:tab w:val="left" w:pos="720"/>
        </w:tabs>
        <w:spacing w:before="240"/>
        <w:ind w:left="720"/>
        <w:rPr>
          <w:sz w:val="24"/>
          <w:szCs w:val="24"/>
        </w:rPr>
      </w:pPr>
    </w:p>
    <w:p w14:paraId="774CFE1C" w14:textId="77777777" w:rsidR="00A80864" w:rsidRDefault="00A80864" w:rsidP="00A80864">
      <w:pPr>
        <w:pBdr>
          <w:top w:val="nil"/>
          <w:left w:val="nil"/>
          <w:bottom w:val="nil"/>
          <w:right w:val="nil"/>
          <w:between w:val="nil"/>
        </w:pBdr>
        <w:tabs>
          <w:tab w:val="left" w:pos="720"/>
        </w:tabs>
        <w:spacing w:before="136"/>
        <w:rPr>
          <w:sz w:val="24"/>
          <w:szCs w:val="24"/>
        </w:rPr>
      </w:pPr>
    </w:p>
    <w:p w14:paraId="5FBD6C16" w14:textId="77777777" w:rsidR="00A80864" w:rsidRDefault="00A80864" w:rsidP="00A80864">
      <w:pPr>
        <w:pBdr>
          <w:top w:val="nil"/>
          <w:left w:val="nil"/>
          <w:bottom w:val="nil"/>
          <w:right w:val="nil"/>
          <w:between w:val="nil"/>
        </w:pBdr>
        <w:tabs>
          <w:tab w:val="left" w:pos="720"/>
        </w:tabs>
        <w:spacing w:before="136"/>
        <w:rPr>
          <w:sz w:val="24"/>
          <w:szCs w:val="24"/>
        </w:rPr>
      </w:pPr>
    </w:p>
    <w:p w14:paraId="00E861D6" w14:textId="77777777" w:rsidR="00A80864" w:rsidRDefault="00A80864" w:rsidP="00A80864">
      <w:pPr>
        <w:pBdr>
          <w:top w:val="nil"/>
          <w:left w:val="nil"/>
          <w:bottom w:val="nil"/>
          <w:right w:val="nil"/>
          <w:between w:val="nil"/>
        </w:pBdr>
        <w:tabs>
          <w:tab w:val="left" w:pos="720"/>
        </w:tabs>
        <w:spacing w:before="136"/>
        <w:rPr>
          <w:sz w:val="24"/>
          <w:szCs w:val="24"/>
        </w:rPr>
      </w:pPr>
    </w:p>
    <w:p w14:paraId="6DFDFA0C" w14:textId="77777777" w:rsidR="00A80864" w:rsidRDefault="00A80864" w:rsidP="00A80864">
      <w:pPr>
        <w:pBdr>
          <w:top w:val="nil"/>
          <w:left w:val="nil"/>
          <w:bottom w:val="nil"/>
          <w:right w:val="nil"/>
          <w:between w:val="nil"/>
        </w:pBdr>
        <w:tabs>
          <w:tab w:val="left" w:pos="720"/>
        </w:tabs>
        <w:spacing w:before="136"/>
        <w:rPr>
          <w:sz w:val="24"/>
          <w:szCs w:val="24"/>
        </w:rPr>
      </w:pPr>
    </w:p>
    <w:p w14:paraId="436E9E1D" w14:textId="77777777" w:rsidR="00A80864" w:rsidRDefault="00A80864" w:rsidP="00A80864">
      <w:pPr>
        <w:pBdr>
          <w:top w:val="nil"/>
          <w:left w:val="nil"/>
          <w:bottom w:val="nil"/>
          <w:right w:val="nil"/>
          <w:between w:val="nil"/>
        </w:pBdr>
        <w:tabs>
          <w:tab w:val="left" w:pos="720"/>
        </w:tabs>
        <w:spacing w:before="136"/>
        <w:rPr>
          <w:sz w:val="24"/>
          <w:szCs w:val="24"/>
        </w:rPr>
      </w:pPr>
    </w:p>
    <w:p w14:paraId="05B49861" w14:textId="77777777" w:rsidR="00A80864" w:rsidRDefault="00A80864" w:rsidP="00A80864">
      <w:pPr>
        <w:pBdr>
          <w:top w:val="nil"/>
          <w:left w:val="nil"/>
          <w:bottom w:val="nil"/>
          <w:right w:val="nil"/>
          <w:between w:val="nil"/>
        </w:pBdr>
        <w:tabs>
          <w:tab w:val="left" w:pos="720"/>
        </w:tabs>
        <w:spacing w:before="136"/>
        <w:rPr>
          <w:sz w:val="24"/>
          <w:szCs w:val="24"/>
        </w:rPr>
      </w:pPr>
    </w:p>
    <w:p w14:paraId="7C466C8B" w14:textId="77777777" w:rsidR="00A80864" w:rsidRDefault="00A80864" w:rsidP="00A80864">
      <w:pPr>
        <w:pBdr>
          <w:top w:val="nil"/>
          <w:left w:val="nil"/>
          <w:bottom w:val="nil"/>
          <w:right w:val="nil"/>
          <w:between w:val="nil"/>
        </w:pBdr>
        <w:tabs>
          <w:tab w:val="left" w:pos="720"/>
        </w:tabs>
        <w:spacing w:before="136"/>
        <w:rPr>
          <w:sz w:val="24"/>
          <w:szCs w:val="24"/>
        </w:rPr>
      </w:pPr>
    </w:p>
    <w:p w14:paraId="34BF1040" w14:textId="77777777" w:rsidR="00A80864" w:rsidRDefault="00A80864" w:rsidP="00A80864">
      <w:pPr>
        <w:pBdr>
          <w:top w:val="nil"/>
          <w:left w:val="nil"/>
          <w:bottom w:val="nil"/>
          <w:right w:val="nil"/>
          <w:between w:val="nil"/>
        </w:pBdr>
        <w:tabs>
          <w:tab w:val="left" w:pos="720"/>
        </w:tabs>
        <w:spacing w:before="136"/>
        <w:rPr>
          <w:sz w:val="24"/>
          <w:szCs w:val="24"/>
        </w:rPr>
      </w:pPr>
    </w:p>
    <w:p w14:paraId="6D9F8894" w14:textId="77777777" w:rsidR="00CC3AFA" w:rsidRDefault="00CC3AFA" w:rsidP="00A80864">
      <w:pPr>
        <w:pBdr>
          <w:top w:val="nil"/>
          <w:left w:val="nil"/>
          <w:bottom w:val="nil"/>
          <w:right w:val="nil"/>
          <w:between w:val="nil"/>
        </w:pBdr>
        <w:tabs>
          <w:tab w:val="left" w:pos="720"/>
        </w:tabs>
        <w:spacing w:before="136"/>
        <w:rPr>
          <w:sz w:val="24"/>
          <w:szCs w:val="24"/>
        </w:rPr>
      </w:pPr>
    </w:p>
    <w:p w14:paraId="3C17965A" w14:textId="77777777" w:rsidR="004C3161" w:rsidRDefault="004C3161" w:rsidP="00A80864">
      <w:pPr>
        <w:pBdr>
          <w:top w:val="nil"/>
          <w:left w:val="nil"/>
          <w:bottom w:val="nil"/>
          <w:right w:val="nil"/>
          <w:between w:val="nil"/>
        </w:pBdr>
        <w:tabs>
          <w:tab w:val="left" w:pos="720"/>
        </w:tabs>
        <w:spacing w:before="136"/>
        <w:rPr>
          <w:sz w:val="24"/>
          <w:szCs w:val="24"/>
        </w:rPr>
      </w:pPr>
    </w:p>
    <w:p w14:paraId="237039D3" w14:textId="7CB1625D" w:rsidR="00A80864" w:rsidRPr="004C3161" w:rsidRDefault="00A80864" w:rsidP="00A80864">
      <w:pPr>
        <w:pBdr>
          <w:top w:val="nil"/>
          <w:left w:val="nil"/>
          <w:bottom w:val="nil"/>
          <w:right w:val="nil"/>
          <w:between w:val="nil"/>
        </w:pBdr>
        <w:tabs>
          <w:tab w:val="left" w:pos="720"/>
        </w:tabs>
        <w:spacing w:before="136"/>
        <w:rPr>
          <w:b/>
          <w:bCs/>
          <w:sz w:val="36"/>
          <w:szCs w:val="36"/>
        </w:rPr>
      </w:pPr>
      <w:r w:rsidRPr="004C3161">
        <w:rPr>
          <w:b/>
          <w:bCs/>
          <w:sz w:val="36"/>
          <w:szCs w:val="36"/>
        </w:rPr>
        <w:lastRenderedPageBreak/>
        <w:t>CHAPTER 6</w:t>
      </w:r>
    </w:p>
    <w:p w14:paraId="236724A7" w14:textId="77777777" w:rsidR="00A80864" w:rsidRDefault="00A80864" w:rsidP="00A80864">
      <w:pPr>
        <w:pStyle w:val="Heading1"/>
        <w:spacing w:before="280"/>
        <w:ind w:left="2880" w:right="2311" w:firstLine="720"/>
      </w:pPr>
      <w:r>
        <w:t>RESULT</w:t>
      </w:r>
    </w:p>
    <w:p w14:paraId="46F5DBB5" w14:textId="77777777" w:rsidR="00A80864" w:rsidRPr="00CC4D6D" w:rsidRDefault="00A80864" w:rsidP="00A80864"/>
    <w:p w14:paraId="5D241B2F" w14:textId="77777777" w:rsidR="00077E90" w:rsidRPr="00077E90" w:rsidRDefault="00077E90" w:rsidP="00077E90">
      <w:pPr>
        <w:pStyle w:val="NormalWeb"/>
        <w:spacing w:line="360" w:lineRule="auto"/>
        <w:jc w:val="both"/>
        <w:rPr>
          <w:lang w:val="en-IN"/>
        </w:rPr>
      </w:pPr>
      <w:r w:rsidRPr="00077E90">
        <w:rPr>
          <w:lang w:val="en-IN"/>
        </w:rPr>
        <w:t xml:space="preserve">The </w:t>
      </w:r>
      <w:r w:rsidRPr="00077E90">
        <w:rPr>
          <w:b/>
          <w:bCs/>
          <w:lang w:val="en-IN"/>
        </w:rPr>
        <w:t>Chocolate Sales Analysis Dashboard</w:t>
      </w:r>
      <w:r w:rsidRPr="00077E90">
        <w:rPr>
          <w:lang w:val="en-IN"/>
        </w:rPr>
        <w:t xml:space="preserve"> successfully provides a clear and interactive view of chocolate sales performance. The dashboard displays important insights such as total sales, profit, product performance, and regional distribution.</w:t>
      </w:r>
    </w:p>
    <w:p w14:paraId="4D33CDB1" w14:textId="77777777" w:rsidR="00077E90" w:rsidRPr="00077E90" w:rsidRDefault="00077E90" w:rsidP="00077E90">
      <w:pPr>
        <w:pStyle w:val="NormalWeb"/>
        <w:spacing w:line="360" w:lineRule="auto"/>
        <w:jc w:val="both"/>
        <w:rPr>
          <w:lang w:val="en-IN"/>
        </w:rPr>
      </w:pPr>
      <w:r w:rsidRPr="00077E90">
        <w:rPr>
          <w:lang w:val="en-IN"/>
        </w:rPr>
        <w:t>The line chart helps in identifying sales trends over time, while bar charts highlight top-performing products. Pie charts show category-wise distribution, making it easier to understand market share. KPI cards provide a quick summary of key metrics.</w:t>
      </w:r>
    </w:p>
    <w:p w14:paraId="207325A5" w14:textId="229617C4" w:rsidR="00A80864" w:rsidRPr="00956E28" w:rsidRDefault="00077E90" w:rsidP="00956E28">
      <w:pPr>
        <w:pStyle w:val="NormalWeb"/>
        <w:spacing w:line="360" w:lineRule="auto"/>
        <w:jc w:val="both"/>
        <w:rPr>
          <w:lang w:val="en-IN"/>
        </w:rPr>
      </w:pPr>
      <w:r w:rsidRPr="00077E90">
        <w:rPr>
          <w:lang w:val="en-IN"/>
        </w:rPr>
        <w:t>Filters such as product category, region, and time allow users to explore data in detail. Overall, the dashboard helps in identifying trends, improving sales strategies, and making informed business decisions.</w:t>
      </w:r>
    </w:p>
    <w:p w14:paraId="2C7DA128" w14:textId="77777777" w:rsidR="00956E28" w:rsidRDefault="00A80864" w:rsidP="00A80864">
      <w:pPr>
        <w:tabs>
          <w:tab w:val="left" w:pos="720"/>
        </w:tabs>
        <w:spacing w:before="240" w:after="240" w:line="360" w:lineRule="auto"/>
        <w:jc w:val="both"/>
        <w:rPr>
          <w:sz w:val="24"/>
          <w:szCs w:val="24"/>
        </w:rPr>
      </w:pPr>
      <w:r>
        <w:rPr>
          <w:sz w:val="24"/>
          <w:szCs w:val="24"/>
        </w:rPr>
        <w:t xml:space="preserve">                </w:t>
      </w:r>
    </w:p>
    <w:p w14:paraId="05DDE4BA" w14:textId="77777777" w:rsidR="00956E28" w:rsidRDefault="00956E28" w:rsidP="00A80864">
      <w:pPr>
        <w:tabs>
          <w:tab w:val="left" w:pos="720"/>
        </w:tabs>
        <w:spacing w:before="240" w:after="240" w:line="360" w:lineRule="auto"/>
        <w:jc w:val="both"/>
        <w:rPr>
          <w:sz w:val="24"/>
          <w:szCs w:val="24"/>
        </w:rPr>
      </w:pPr>
    </w:p>
    <w:p w14:paraId="09D06A84" w14:textId="77777777" w:rsidR="00956E28" w:rsidRDefault="00956E28" w:rsidP="00A80864">
      <w:pPr>
        <w:tabs>
          <w:tab w:val="left" w:pos="720"/>
        </w:tabs>
        <w:spacing w:before="240" w:after="240" w:line="360" w:lineRule="auto"/>
        <w:jc w:val="both"/>
        <w:rPr>
          <w:sz w:val="24"/>
          <w:szCs w:val="24"/>
        </w:rPr>
      </w:pPr>
    </w:p>
    <w:p w14:paraId="6EFA8EAF" w14:textId="77777777" w:rsidR="00956E28" w:rsidRDefault="00956E28" w:rsidP="00A80864">
      <w:pPr>
        <w:tabs>
          <w:tab w:val="left" w:pos="720"/>
        </w:tabs>
        <w:spacing w:before="240" w:after="240" w:line="360" w:lineRule="auto"/>
        <w:jc w:val="both"/>
        <w:rPr>
          <w:sz w:val="24"/>
          <w:szCs w:val="24"/>
        </w:rPr>
      </w:pPr>
    </w:p>
    <w:p w14:paraId="5A41D91C" w14:textId="77777777" w:rsidR="00956E28" w:rsidRDefault="00956E28" w:rsidP="00A80864">
      <w:pPr>
        <w:tabs>
          <w:tab w:val="left" w:pos="720"/>
        </w:tabs>
        <w:spacing w:before="240" w:after="240" w:line="360" w:lineRule="auto"/>
        <w:jc w:val="both"/>
        <w:rPr>
          <w:sz w:val="24"/>
          <w:szCs w:val="24"/>
        </w:rPr>
      </w:pPr>
    </w:p>
    <w:p w14:paraId="594B2922" w14:textId="77777777" w:rsidR="00956E28" w:rsidRDefault="00956E28" w:rsidP="00A80864">
      <w:pPr>
        <w:tabs>
          <w:tab w:val="left" w:pos="720"/>
        </w:tabs>
        <w:spacing w:before="240" w:after="240" w:line="360" w:lineRule="auto"/>
        <w:jc w:val="both"/>
        <w:rPr>
          <w:sz w:val="24"/>
          <w:szCs w:val="24"/>
        </w:rPr>
      </w:pPr>
    </w:p>
    <w:p w14:paraId="4B711D1A" w14:textId="77777777" w:rsidR="00956E28" w:rsidRDefault="00956E28" w:rsidP="00A80864">
      <w:pPr>
        <w:tabs>
          <w:tab w:val="left" w:pos="720"/>
        </w:tabs>
        <w:spacing w:before="240" w:after="240" w:line="360" w:lineRule="auto"/>
        <w:jc w:val="both"/>
        <w:rPr>
          <w:sz w:val="24"/>
          <w:szCs w:val="24"/>
        </w:rPr>
      </w:pPr>
    </w:p>
    <w:p w14:paraId="4CF9931D" w14:textId="77777777" w:rsidR="00956E28" w:rsidRDefault="00956E28" w:rsidP="00A80864">
      <w:pPr>
        <w:tabs>
          <w:tab w:val="left" w:pos="720"/>
        </w:tabs>
        <w:spacing w:before="240" w:after="240" w:line="360" w:lineRule="auto"/>
        <w:jc w:val="both"/>
        <w:rPr>
          <w:sz w:val="24"/>
          <w:szCs w:val="24"/>
        </w:rPr>
      </w:pPr>
    </w:p>
    <w:p w14:paraId="5E8F0F09" w14:textId="77777777" w:rsidR="00956E28" w:rsidRDefault="00956E28" w:rsidP="00A80864">
      <w:pPr>
        <w:tabs>
          <w:tab w:val="left" w:pos="720"/>
        </w:tabs>
        <w:spacing w:before="240" w:after="240" w:line="360" w:lineRule="auto"/>
        <w:jc w:val="both"/>
        <w:rPr>
          <w:sz w:val="24"/>
          <w:szCs w:val="24"/>
        </w:rPr>
      </w:pPr>
    </w:p>
    <w:p w14:paraId="0A03BB03" w14:textId="77777777" w:rsidR="00956E28" w:rsidRDefault="00956E28" w:rsidP="00A80864">
      <w:pPr>
        <w:tabs>
          <w:tab w:val="left" w:pos="720"/>
        </w:tabs>
        <w:spacing w:before="240" w:after="240" w:line="360" w:lineRule="auto"/>
        <w:jc w:val="both"/>
        <w:rPr>
          <w:sz w:val="24"/>
          <w:szCs w:val="24"/>
        </w:rPr>
      </w:pPr>
      <w:r>
        <w:rPr>
          <w:sz w:val="24"/>
          <w:szCs w:val="24"/>
        </w:rPr>
        <w:t xml:space="preserve">                              </w:t>
      </w:r>
    </w:p>
    <w:p w14:paraId="59FC2F09" w14:textId="01843998" w:rsidR="00956E28" w:rsidRPr="00956E28" w:rsidRDefault="00A80864" w:rsidP="00956E28">
      <w:pPr>
        <w:tabs>
          <w:tab w:val="left" w:pos="720"/>
        </w:tabs>
        <w:spacing w:before="240" w:after="240" w:line="360" w:lineRule="auto"/>
        <w:jc w:val="both"/>
        <w:rPr>
          <w:sz w:val="24"/>
          <w:szCs w:val="24"/>
        </w:rPr>
      </w:pPr>
      <w:r>
        <w:rPr>
          <w:sz w:val="24"/>
          <w:szCs w:val="24"/>
        </w:rPr>
        <w:lastRenderedPageBreak/>
        <w:t xml:space="preserve">             </w:t>
      </w:r>
      <w:r w:rsidR="00956E28">
        <w:rPr>
          <w:sz w:val="24"/>
          <w:szCs w:val="24"/>
        </w:rPr>
        <w:t xml:space="preserve">                                 </w:t>
      </w:r>
      <w:r>
        <w:rPr>
          <w:sz w:val="24"/>
          <w:szCs w:val="24"/>
        </w:rPr>
        <w:t xml:space="preserve">  Fig </w:t>
      </w:r>
      <w:proofErr w:type="gramStart"/>
      <w:r>
        <w:rPr>
          <w:sz w:val="24"/>
          <w:szCs w:val="24"/>
        </w:rPr>
        <w:t>1 :</w:t>
      </w:r>
      <w:proofErr w:type="gramEnd"/>
      <w:r>
        <w:rPr>
          <w:sz w:val="24"/>
          <w:szCs w:val="24"/>
        </w:rPr>
        <w:t xml:space="preserve"> </w:t>
      </w:r>
      <w:r w:rsidR="00C70E40" w:rsidRPr="00C70E40">
        <w:rPr>
          <w:sz w:val="24"/>
          <w:szCs w:val="24"/>
        </w:rPr>
        <w:t>Chocolate Sales Analysis</w:t>
      </w:r>
    </w:p>
    <w:p w14:paraId="1F378E0D" w14:textId="46DAFBD7" w:rsidR="00A80864" w:rsidRDefault="00A80864" w:rsidP="00A80864">
      <w:pPr>
        <w:tabs>
          <w:tab w:val="left" w:pos="720"/>
        </w:tabs>
        <w:spacing w:before="149" w:after="1"/>
        <w:rPr>
          <w:sz w:val="20"/>
          <w:szCs w:val="20"/>
        </w:rPr>
      </w:pPr>
      <w:r>
        <w:rPr>
          <w:sz w:val="20"/>
          <w:szCs w:val="20"/>
        </w:rPr>
        <w:tab/>
      </w:r>
      <w:r>
        <w:rPr>
          <w:sz w:val="20"/>
          <w:szCs w:val="20"/>
        </w:rPr>
        <w:tab/>
      </w:r>
      <w:r>
        <w:rPr>
          <w:sz w:val="20"/>
          <w:szCs w:val="20"/>
        </w:rPr>
        <w:tab/>
      </w:r>
      <w:r>
        <w:rPr>
          <w:sz w:val="20"/>
          <w:szCs w:val="20"/>
        </w:rPr>
        <w:tab/>
      </w:r>
      <w:r>
        <w:rPr>
          <w:sz w:val="20"/>
          <w:szCs w:val="20"/>
        </w:rPr>
        <w:tab/>
      </w:r>
    </w:p>
    <w:p w14:paraId="31515454" w14:textId="491CCCF6" w:rsidR="00A80864" w:rsidRDefault="00956E28" w:rsidP="00A80864">
      <w:pPr>
        <w:tabs>
          <w:tab w:val="left" w:pos="720"/>
        </w:tabs>
        <w:spacing w:before="149" w:after="1"/>
        <w:rPr>
          <w:sz w:val="20"/>
          <w:szCs w:val="20"/>
        </w:rPr>
      </w:pPr>
      <w:r>
        <w:rPr>
          <w:noProof/>
        </w:rPr>
        <w:drawing>
          <wp:inline distT="0" distB="0" distL="0" distR="0" wp14:anchorId="2F0996A5" wp14:editId="18BF54F7">
            <wp:extent cx="5943600" cy="3324860"/>
            <wp:effectExtent l="0" t="0" r="0" b="8890"/>
            <wp:docPr id="1811563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24860"/>
                    </a:xfrm>
                    <a:prstGeom prst="rect">
                      <a:avLst/>
                    </a:prstGeom>
                    <a:noFill/>
                    <a:ln>
                      <a:noFill/>
                    </a:ln>
                  </pic:spPr>
                </pic:pic>
              </a:graphicData>
            </a:graphic>
          </wp:inline>
        </w:drawing>
      </w:r>
    </w:p>
    <w:p w14:paraId="19AC9D27" w14:textId="73A75903" w:rsidR="00956E28" w:rsidRDefault="00956E28" w:rsidP="00A80864">
      <w:pPr>
        <w:tabs>
          <w:tab w:val="left" w:pos="720"/>
        </w:tabs>
        <w:spacing w:before="149" w:after="1"/>
        <w:rPr>
          <w:sz w:val="20"/>
          <w:szCs w:val="20"/>
        </w:rPr>
      </w:pPr>
    </w:p>
    <w:p w14:paraId="6BE8FBA3" w14:textId="77777777" w:rsidR="00956E28" w:rsidRDefault="00956E28" w:rsidP="00A80864">
      <w:pPr>
        <w:tabs>
          <w:tab w:val="left" w:pos="720"/>
        </w:tabs>
        <w:spacing w:before="149" w:after="1"/>
        <w:rPr>
          <w:sz w:val="20"/>
          <w:szCs w:val="20"/>
        </w:rPr>
      </w:pPr>
    </w:p>
    <w:p w14:paraId="6BD121E2" w14:textId="196341BD" w:rsidR="00A80864" w:rsidRDefault="00956E28" w:rsidP="00A80864">
      <w:pPr>
        <w:tabs>
          <w:tab w:val="left" w:pos="720"/>
        </w:tabs>
        <w:spacing w:before="149" w:after="1"/>
        <w:rPr>
          <w:sz w:val="20"/>
          <w:szCs w:val="20"/>
        </w:rPr>
      </w:pPr>
      <w:r>
        <w:rPr>
          <w:noProof/>
        </w:rPr>
        <w:drawing>
          <wp:inline distT="0" distB="0" distL="0" distR="0" wp14:anchorId="17FF0B81" wp14:editId="209485CB">
            <wp:extent cx="5943600" cy="2760345"/>
            <wp:effectExtent l="0" t="0" r="0" b="1905"/>
            <wp:docPr id="132993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60345"/>
                    </a:xfrm>
                    <a:prstGeom prst="rect">
                      <a:avLst/>
                    </a:prstGeom>
                    <a:noFill/>
                    <a:ln>
                      <a:noFill/>
                    </a:ln>
                  </pic:spPr>
                </pic:pic>
              </a:graphicData>
            </a:graphic>
          </wp:inline>
        </w:drawing>
      </w:r>
    </w:p>
    <w:p w14:paraId="63ACAAE3" w14:textId="46E9E378" w:rsidR="00A80864" w:rsidRDefault="00A80864" w:rsidP="00A80864">
      <w:pPr>
        <w:tabs>
          <w:tab w:val="left" w:pos="720"/>
        </w:tabs>
        <w:spacing w:before="149" w:after="1"/>
        <w:rPr>
          <w:sz w:val="20"/>
          <w:szCs w:val="20"/>
        </w:rPr>
      </w:pPr>
    </w:p>
    <w:p w14:paraId="406B2D06" w14:textId="77777777" w:rsidR="004C3161" w:rsidRDefault="004C3161" w:rsidP="00A80864">
      <w:pPr>
        <w:tabs>
          <w:tab w:val="left" w:pos="720"/>
        </w:tabs>
        <w:spacing w:before="149" w:after="1"/>
        <w:rPr>
          <w:sz w:val="20"/>
          <w:szCs w:val="20"/>
        </w:rPr>
      </w:pPr>
    </w:p>
    <w:p w14:paraId="00689ACB" w14:textId="77777777" w:rsidR="00584A09" w:rsidRDefault="00584A09" w:rsidP="00A80864">
      <w:pPr>
        <w:tabs>
          <w:tab w:val="left" w:pos="720"/>
        </w:tabs>
        <w:spacing w:before="149" w:after="1"/>
        <w:rPr>
          <w:sz w:val="20"/>
          <w:szCs w:val="20"/>
        </w:rPr>
      </w:pPr>
    </w:p>
    <w:p w14:paraId="37970605" w14:textId="77777777" w:rsidR="00584A09" w:rsidRDefault="00584A09" w:rsidP="00A80864">
      <w:pPr>
        <w:tabs>
          <w:tab w:val="left" w:pos="720"/>
        </w:tabs>
        <w:spacing w:before="149" w:after="1"/>
        <w:rPr>
          <w:sz w:val="20"/>
          <w:szCs w:val="20"/>
        </w:rPr>
      </w:pPr>
    </w:p>
    <w:p w14:paraId="05D57798" w14:textId="77777777" w:rsidR="00A80864" w:rsidRDefault="00A80864" w:rsidP="00A80864">
      <w:pPr>
        <w:pStyle w:val="Heading1"/>
        <w:spacing w:before="280"/>
        <w:ind w:left="0" w:right="361"/>
      </w:pPr>
      <w:r>
        <w:t>CONCLUSION</w:t>
      </w:r>
    </w:p>
    <w:p w14:paraId="5B92C54A" w14:textId="2671B8AD" w:rsidR="00715853" w:rsidRPr="00715853" w:rsidRDefault="00715853" w:rsidP="00715853">
      <w:pPr>
        <w:pStyle w:val="NormalWeb"/>
        <w:spacing w:line="360" w:lineRule="auto"/>
        <w:jc w:val="both"/>
        <w:rPr>
          <w:lang w:val="en-IN"/>
        </w:rPr>
      </w:pPr>
      <w:r w:rsidRPr="00715853">
        <w:rPr>
          <w:lang w:val="en-IN"/>
        </w:rPr>
        <w:t xml:space="preserve">The </w:t>
      </w:r>
      <w:r w:rsidRPr="00715853">
        <w:rPr>
          <w:b/>
          <w:bCs/>
          <w:lang w:val="en-IN"/>
        </w:rPr>
        <w:t>Chocolate Sales Analysis</w:t>
      </w:r>
      <w:r w:rsidRPr="00715853">
        <w:rPr>
          <w:lang w:val="en-IN"/>
        </w:rPr>
        <w:t xml:space="preserve"> project successfully demonstrates how raw sales data can be transformed into meaningful insights using Power BI. The interactive dashboard makes it easy to analy</w:t>
      </w:r>
      <w:r>
        <w:rPr>
          <w:lang w:val="en-IN"/>
        </w:rPr>
        <w:t>s</w:t>
      </w:r>
      <w:r w:rsidR="000A6BC3">
        <w:rPr>
          <w:lang w:val="en-IN"/>
        </w:rPr>
        <w:t>is</w:t>
      </w:r>
      <w:r w:rsidRPr="00715853">
        <w:rPr>
          <w:lang w:val="en-IN"/>
        </w:rPr>
        <w:t xml:space="preserve"> sales trends, product performance, and regional distribution.</w:t>
      </w:r>
    </w:p>
    <w:p w14:paraId="28A790B6" w14:textId="77777777" w:rsidR="00715853" w:rsidRPr="00715853" w:rsidRDefault="00715853" w:rsidP="00715853">
      <w:pPr>
        <w:pStyle w:val="NormalWeb"/>
        <w:spacing w:line="360" w:lineRule="auto"/>
        <w:jc w:val="both"/>
        <w:rPr>
          <w:lang w:val="en-IN"/>
        </w:rPr>
      </w:pPr>
      <w:r w:rsidRPr="00715853">
        <w:rPr>
          <w:lang w:val="en-IN"/>
        </w:rPr>
        <w:t>By using various visualizations and filters, the project enables better understanding of business performance and supports data-driven decision-making. It helps in identifying opportunities for growth, improving marketing strategies, and optimizing inventory management.</w:t>
      </w:r>
    </w:p>
    <w:p w14:paraId="3F674E04" w14:textId="3016E59B" w:rsidR="00715853" w:rsidRPr="00715853" w:rsidRDefault="00715853" w:rsidP="00715853">
      <w:pPr>
        <w:pStyle w:val="NormalWeb"/>
        <w:spacing w:line="360" w:lineRule="auto"/>
        <w:jc w:val="both"/>
        <w:rPr>
          <w:lang w:val="en-IN"/>
        </w:rPr>
      </w:pPr>
      <w:r w:rsidRPr="00715853">
        <w:rPr>
          <w:lang w:val="en-IN"/>
        </w:rPr>
        <w:t>Overall, the project provides a simple, effective, and user-friendly solution for analy</w:t>
      </w:r>
      <w:r w:rsidR="000A6BC3">
        <w:rPr>
          <w:lang w:val="en-IN"/>
        </w:rPr>
        <w:t xml:space="preserve">sis </w:t>
      </w:r>
      <w:r w:rsidRPr="00715853">
        <w:rPr>
          <w:lang w:val="en-IN"/>
        </w:rPr>
        <w:t>chocolate sales and enhancing business efficiency.</w:t>
      </w:r>
    </w:p>
    <w:p w14:paraId="4403F143" w14:textId="77777777" w:rsidR="00A80864" w:rsidRDefault="00A80864" w:rsidP="00A80864">
      <w:pPr>
        <w:pBdr>
          <w:top w:val="nil"/>
          <w:left w:val="nil"/>
          <w:bottom w:val="nil"/>
          <w:right w:val="nil"/>
          <w:between w:val="nil"/>
        </w:pBdr>
        <w:spacing w:line="360" w:lineRule="auto"/>
        <w:ind w:left="720" w:right="1110"/>
        <w:jc w:val="both"/>
        <w:rPr>
          <w:sz w:val="24"/>
          <w:szCs w:val="24"/>
        </w:rPr>
      </w:pPr>
    </w:p>
    <w:p w14:paraId="664B7A78" w14:textId="77777777" w:rsidR="00A80864" w:rsidRDefault="00A80864" w:rsidP="00A80864">
      <w:pPr>
        <w:pBdr>
          <w:top w:val="nil"/>
          <w:left w:val="nil"/>
          <w:bottom w:val="nil"/>
          <w:right w:val="nil"/>
          <w:between w:val="nil"/>
        </w:pBdr>
        <w:spacing w:line="360" w:lineRule="auto"/>
        <w:ind w:left="720" w:right="1110"/>
        <w:jc w:val="both"/>
        <w:rPr>
          <w:sz w:val="24"/>
          <w:szCs w:val="24"/>
        </w:rPr>
      </w:pPr>
    </w:p>
    <w:p w14:paraId="78A63358" w14:textId="77777777" w:rsidR="00A80864" w:rsidRDefault="00A80864" w:rsidP="00A80864">
      <w:pPr>
        <w:pBdr>
          <w:top w:val="nil"/>
          <w:left w:val="nil"/>
          <w:bottom w:val="nil"/>
          <w:right w:val="nil"/>
          <w:between w:val="nil"/>
        </w:pBdr>
        <w:spacing w:line="360" w:lineRule="auto"/>
        <w:ind w:left="720" w:right="1110"/>
        <w:jc w:val="both"/>
        <w:rPr>
          <w:sz w:val="24"/>
          <w:szCs w:val="24"/>
        </w:rPr>
      </w:pPr>
    </w:p>
    <w:p w14:paraId="1B0CAA70" w14:textId="77777777" w:rsidR="00A80864" w:rsidRDefault="00A80864" w:rsidP="00A80864">
      <w:pPr>
        <w:pBdr>
          <w:top w:val="nil"/>
          <w:left w:val="nil"/>
          <w:bottom w:val="nil"/>
          <w:right w:val="nil"/>
          <w:between w:val="nil"/>
        </w:pBdr>
        <w:spacing w:line="360" w:lineRule="auto"/>
        <w:ind w:right="111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FF33AB7" w14:textId="77777777" w:rsidR="00A80864" w:rsidRDefault="00A80864" w:rsidP="00A80864">
      <w:pPr>
        <w:pBdr>
          <w:top w:val="nil"/>
          <w:left w:val="nil"/>
          <w:bottom w:val="nil"/>
          <w:right w:val="nil"/>
          <w:between w:val="nil"/>
        </w:pBdr>
        <w:spacing w:line="360" w:lineRule="auto"/>
        <w:ind w:right="1110"/>
        <w:rPr>
          <w:sz w:val="24"/>
          <w:szCs w:val="24"/>
        </w:rPr>
      </w:pPr>
    </w:p>
    <w:p w14:paraId="412068E1" w14:textId="77777777" w:rsidR="00A80864" w:rsidRDefault="00A80864" w:rsidP="00A80864">
      <w:pPr>
        <w:pBdr>
          <w:top w:val="nil"/>
          <w:left w:val="nil"/>
          <w:bottom w:val="nil"/>
          <w:right w:val="nil"/>
          <w:between w:val="nil"/>
        </w:pBdr>
        <w:spacing w:line="360" w:lineRule="auto"/>
        <w:ind w:right="1110"/>
        <w:rPr>
          <w:sz w:val="24"/>
          <w:szCs w:val="24"/>
        </w:rPr>
      </w:pPr>
    </w:p>
    <w:p w14:paraId="136456E2" w14:textId="77777777" w:rsidR="00A80864" w:rsidRDefault="00A80864" w:rsidP="00A80864">
      <w:pPr>
        <w:pBdr>
          <w:top w:val="nil"/>
          <w:left w:val="nil"/>
          <w:bottom w:val="nil"/>
          <w:right w:val="nil"/>
          <w:between w:val="nil"/>
        </w:pBdr>
        <w:spacing w:line="360" w:lineRule="auto"/>
        <w:ind w:right="1110"/>
        <w:rPr>
          <w:sz w:val="24"/>
          <w:szCs w:val="24"/>
        </w:rPr>
      </w:pPr>
    </w:p>
    <w:p w14:paraId="0B65D919" w14:textId="77777777" w:rsidR="00A80864" w:rsidRDefault="00A80864" w:rsidP="00A80864">
      <w:pPr>
        <w:pBdr>
          <w:top w:val="nil"/>
          <w:left w:val="nil"/>
          <w:bottom w:val="nil"/>
          <w:right w:val="nil"/>
          <w:between w:val="nil"/>
        </w:pBdr>
        <w:spacing w:line="360" w:lineRule="auto"/>
        <w:ind w:right="1110"/>
        <w:rPr>
          <w:sz w:val="24"/>
          <w:szCs w:val="24"/>
        </w:rPr>
      </w:pPr>
    </w:p>
    <w:p w14:paraId="5D464203" w14:textId="77777777" w:rsidR="00A80864" w:rsidRDefault="00A80864" w:rsidP="00A80864">
      <w:pPr>
        <w:pBdr>
          <w:top w:val="nil"/>
          <w:left w:val="nil"/>
          <w:bottom w:val="nil"/>
          <w:right w:val="nil"/>
          <w:between w:val="nil"/>
        </w:pBdr>
        <w:spacing w:line="360" w:lineRule="auto"/>
        <w:ind w:right="1110"/>
        <w:rPr>
          <w:sz w:val="24"/>
          <w:szCs w:val="24"/>
        </w:rPr>
      </w:pPr>
    </w:p>
    <w:p w14:paraId="6B5F5430" w14:textId="77777777" w:rsidR="00A80864" w:rsidRDefault="00A80864" w:rsidP="00A80864">
      <w:pPr>
        <w:pBdr>
          <w:top w:val="nil"/>
          <w:left w:val="nil"/>
          <w:bottom w:val="nil"/>
          <w:right w:val="nil"/>
          <w:between w:val="nil"/>
        </w:pBdr>
        <w:spacing w:line="360" w:lineRule="auto"/>
        <w:ind w:right="1110"/>
        <w:rPr>
          <w:sz w:val="24"/>
          <w:szCs w:val="24"/>
        </w:rPr>
      </w:pPr>
    </w:p>
    <w:p w14:paraId="432DB33E" w14:textId="77777777" w:rsidR="00A80864" w:rsidRDefault="00A80864" w:rsidP="00A80864">
      <w:pPr>
        <w:pBdr>
          <w:top w:val="nil"/>
          <w:left w:val="nil"/>
          <w:bottom w:val="nil"/>
          <w:right w:val="nil"/>
          <w:between w:val="nil"/>
        </w:pBdr>
        <w:spacing w:line="360" w:lineRule="auto"/>
        <w:ind w:right="1110"/>
        <w:rPr>
          <w:sz w:val="24"/>
          <w:szCs w:val="24"/>
        </w:rPr>
      </w:pPr>
    </w:p>
    <w:p w14:paraId="4B422A77" w14:textId="77777777" w:rsidR="00A80864" w:rsidRDefault="00A80864" w:rsidP="00A80864">
      <w:pPr>
        <w:pBdr>
          <w:top w:val="nil"/>
          <w:left w:val="nil"/>
          <w:bottom w:val="nil"/>
          <w:right w:val="nil"/>
          <w:between w:val="nil"/>
        </w:pBdr>
        <w:spacing w:line="360" w:lineRule="auto"/>
        <w:ind w:right="1110"/>
        <w:rPr>
          <w:sz w:val="24"/>
          <w:szCs w:val="24"/>
        </w:rPr>
      </w:pPr>
    </w:p>
    <w:p w14:paraId="548CE75B" w14:textId="77777777" w:rsidR="000A6BC3" w:rsidRDefault="000A6BC3" w:rsidP="00A80864">
      <w:pPr>
        <w:pBdr>
          <w:top w:val="nil"/>
          <w:left w:val="nil"/>
          <w:bottom w:val="nil"/>
          <w:right w:val="nil"/>
          <w:between w:val="nil"/>
        </w:pBdr>
        <w:spacing w:line="360" w:lineRule="auto"/>
        <w:ind w:right="1110"/>
        <w:rPr>
          <w:sz w:val="24"/>
          <w:szCs w:val="24"/>
        </w:rPr>
      </w:pPr>
    </w:p>
    <w:p w14:paraId="283F87BD" w14:textId="77777777" w:rsidR="000A6BC3" w:rsidRDefault="000A6BC3" w:rsidP="00A80864">
      <w:pPr>
        <w:pBdr>
          <w:top w:val="nil"/>
          <w:left w:val="nil"/>
          <w:bottom w:val="nil"/>
          <w:right w:val="nil"/>
          <w:between w:val="nil"/>
        </w:pBdr>
        <w:spacing w:line="360" w:lineRule="auto"/>
        <w:ind w:right="1110"/>
        <w:rPr>
          <w:sz w:val="24"/>
          <w:szCs w:val="24"/>
        </w:rPr>
      </w:pPr>
    </w:p>
    <w:p w14:paraId="4F5CB8D8" w14:textId="77777777" w:rsidR="000A6BC3" w:rsidRDefault="000A6BC3" w:rsidP="00A80864">
      <w:pPr>
        <w:pBdr>
          <w:top w:val="nil"/>
          <w:left w:val="nil"/>
          <w:bottom w:val="nil"/>
          <w:right w:val="nil"/>
          <w:between w:val="nil"/>
        </w:pBdr>
        <w:spacing w:line="360" w:lineRule="auto"/>
        <w:ind w:right="1110"/>
        <w:rPr>
          <w:sz w:val="24"/>
          <w:szCs w:val="24"/>
        </w:rPr>
      </w:pPr>
    </w:p>
    <w:p w14:paraId="3CCAF4C0" w14:textId="77777777" w:rsidR="000A6BC3" w:rsidRDefault="000A6BC3" w:rsidP="00A80864">
      <w:pPr>
        <w:pBdr>
          <w:top w:val="nil"/>
          <w:left w:val="nil"/>
          <w:bottom w:val="nil"/>
          <w:right w:val="nil"/>
          <w:between w:val="nil"/>
        </w:pBdr>
        <w:spacing w:line="360" w:lineRule="auto"/>
        <w:ind w:right="1110"/>
        <w:rPr>
          <w:sz w:val="24"/>
          <w:szCs w:val="24"/>
        </w:rPr>
      </w:pPr>
    </w:p>
    <w:p w14:paraId="443D0AD2" w14:textId="77777777" w:rsidR="000A6BC3" w:rsidRDefault="000A6BC3" w:rsidP="00A80864">
      <w:pPr>
        <w:pBdr>
          <w:top w:val="nil"/>
          <w:left w:val="nil"/>
          <w:bottom w:val="nil"/>
          <w:right w:val="nil"/>
          <w:between w:val="nil"/>
        </w:pBdr>
        <w:spacing w:line="360" w:lineRule="auto"/>
        <w:ind w:right="1110"/>
        <w:rPr>
          <w:sz w:val="24"/>
          <w:szCs w:val="24"/>
        </w:rPr>
      </w:pPr>
    </w:p>
    <w:p w14:paraId="4463E202" w14:textId="77777777" w:rsidR="00A80864" w:rsidRDefault="00A80864" w:rsidP="00A80864">
      <w:pPr>
        <w:pBdr>
          <w:top w:val="nil"/>
          <w:left w:val="nil"/>
          <w:bottom w:val="nil"/>
          <w:right w:val="nil"/>
          <w:between w:val="nil"/>
        </w:pBdr>
        <w:spacing w:line="360" w:lineRule="auto"/>
        <w:ind w:right="1110"/>
        <w:rPr>
          <w:sz w:val="24"/>
          <w:szCs w:val="24"/>
        </w:rPr>
      </w:pPr>
    </w:p>
    <w:p w14:paraId="46E24B35" w14:textId="77777777" w:rsidR="00A80864" w:rsidRDefault="00A80864" w:rsidP="00A80864">
      <w:pPr>
        <w:pBdr>
          <w:top w:val="nil"/>
          <w:left w:val="nil"/>
          <w:bottom w:val="nil"/>
          <w:right w:val="nil"/>
          <w:between w:val="nil"/>
        </w:pBdr>
        <w:spacing w:line="360" w:lineRule="auto"/>
        <w:ind w:right="1110"/>
        <w:rPr>
          <w:sz w:val="24"/>
          <w:szCs w:val="24"/>
        </w:rPr>
      </w:pPr>
    </w:p>
    <w:p w14:paraId="33620832" w14:textId="60EA5FED" w:rsidR="00A80864" w:rsidRPr="004C3161" w:rsidRDefault="00A80864" w:rsidP="004C3161">
      <w:pPr>
        <w:pBdr>
          <w:top w:val="nil"/>
          <w:left w:val="nil"/>
          <w:bottom w:val="nil"/>
          <w:right w:val="nil"/>
          <w:between w:val="nil"/>
        </w:pBdr>
        <w:spacing w:line="360" w:lineRule="auto"/>
        <w:ind w:right="1110"/>
        <w:rPr>
          <w:b/>
          <w:bCs/>
          <w:sz w:val="36"/>
          <w:szCs w:val="36"/>
        </w:rPr>
      </w:pPr>
      <w:r w:rsidRPr="004C3161">
        <w:rPr>
          <w:b/>
          <w:bCs/>
          <w:sz w:val="36"/>
          <w:szCs w:val="36"/>
        </w:rPr>
        <w:t>REFERENCES</w:t>
      </w:r>
    </w:p>
    <w:p w14:paraId="52E1434D" w14:textId="77777777" w:rsidR="00A80864" w:rsidRDefault="00A80864" w:rsidP="00A80864">
      <w:pPr>
        <w:pBdr>
          <w:top w:val="nil"/>
          <w:left w:val="nil"/>
          <w:bottom w:val="nil"/>
          <w:right w:val="nil"/>
          <w:between w:val="nil"/>
        </w:pBdr>
        <w:tabs>
          <w:tab w:val="left" w:pos="720"/>
        </w:tabs>
        <w:spacing w:before="139"/>
        <w:ind w:left="720"/>
        <w:rPr>
          <w:sz w:val="24"/>
          <w:szCs w:val="24"/>
        </w:rPr>
      </w:pPr>
    </w:p>
    <w:p w14:paraId="147A6891" w14:textId="5AB83D1F" w:rsidR="001473E7" w:rsidRPr="001473E7" w:rsidRDefault="001473E7" w:rsidP="00B960F4">
      <w:pPr>
        <w:pStyle w:val="NormalWeb"/>
        <w:spacing w:line="360" w:lineRule="auto"/>
        <w:rPr>
          <w:lang w:val="en-IN"/>
        </w:rPr>
      </w:pPr>
      <w:r>
        <w:t>[</w:t>
      </w:r>
      <w:r w:rsidR="00B960F4">
        <w:t>1</w:t>
      </w:r>
      <w:r>
        <w:t xml:space="preserve">] </w:t>
      </w:r>
      <w:r w:rsidRPr="001473E7">
        <w:rPr>
          <w:lang w:val="en-IN"/>
        </w:rPr>
        <w:t xml:space="preserve">  </w:t>
      </w:r>
      <w:r w:rsidRPr="001473E7">
        <w:rPr>
          <w:b/>
          <w:bCs/>
          <w:lang w:val="en-IN"/>
        </w:rPr>
        <w:t>Microsoft</w:t>
      </w:r>
      <w:r w:rsidRPr="001473E7">
        <w:rPr>
          <w:lang w:val="en-IN"/>
        </w:rPr>
        <w:t xml:space="preserve">, </w:t>
      </w:r>
      <w:r w:rsidRPr="001473E7">
        <w:rPr>
          <w:i/>
          <w:iCs/>
          <w:lang w:val="en-IN"/>
        </w:rPr>
        <w:t>Power BI Documentation</w:t>
      </w:r>
      <w:r w:rsidRPr="001473E7">
        <w:rPr>
          <w:lang w:val="en-IN"/>
        </w:rPr>
        <w:t>, Microsoft Learn, 2024.</w:t>
      </w:r>
      <w:r w:rsidRPr="001473E7">
        <w:rPr>
          <w:lang w:val="en-IN"/>
        </w:rPr>
        <w:br/>
        <w:t xml:space="preserve">Available: </w:t>
      </w:r>
      <w:hyperlink r:id="rId24" w:tgtFrame="_new" w:history="1">
        <w:r w:rsidRPr="001473E7">
          <w:rPr>
            <w:rStyle w:val="Hyperlink"/>
            <w:lang w:val="en-IN"/>
          </w:rPr>
          <w:t>https://learn.microsoft.com/en-us/power-bi/</w:t>
        </w:r>
      </w:hyperlink>
      <w:r w:rsidRPr="001473E7">
        <w:rPr>
          <w:lang w:val="en-IN"/>
        </w:rPr>
        <w:t xml:space="preserve"> </w:t>
      </w:r>
    </w:p>
    <w:p w14:paraId="370A442A" w14:textId="690DB79C" w:rsidR="001473E7" w:rsidRPr="001473E7" w:rsidRDefault="00B960F4" w:rsidP="00B960F4">
      <w:pPr>
        <w:pStyle w:val="NormalWeb"/>
        <w:spacing w:line="360" w:lineRule="auto"/>
        <w:rPr>
          <w:lang w:val="en-IN"/>
        </w:rPr>
      </w:pPr>
      <w:r>
        <w:t xml:space="preserve">[2] </w:t>
      </w:r>
      <w:r w:rsidR="001473E7" w:rsidRPr="001473E7">
        <w:rPr>
          <w:b/>
          <w:bCs/>
          <w:lang w:val="en-IN"/>
        </w:rPr>
        <w:t>Microsoft</w:t>
      </w:r>
      <w:r w:rsidR="001473E7" w:rsidRPr="001473E7">
        <w:rPr>
          <w:lang w:val="en-IN"/>
        </w:rPr>
        <w:t xml:space="preserve">, </w:t>
      </w:r>
      <w:r w:rsidR="001473E7" w:rsidRPr="001473E7">
        <w:rPr>
          <w:i/>
          <w:iCs/>
          <w:lang w:val="en-IN"/>
        </w:rPr>
        <w:t>DAX (Data Analysis Expressions) Reference</w:t>
      </w:r>
      <w:r w:rsidR="001473E7" w:rsidRPr="001473E7">
        <w:rPr>
          <w:lang w:val="en-IN"/>
        </w:rPr>
        <w:t>, Microsoft Learn, 2024.</w:t>
      </w:r>
      <w:r w:rsidR="001473E7" w:rsidRPr="001473E7">
        <w:rPr>
          <w:lang w:val="en-IN"/>
        </w:rPr>
        <w:br/>
        <w:t xml:space="preserve">Available: </w:t>
      </w:r>
      <w:hyperlink r:id="rId25" w:tgtFrame="_new" w:history="1">
        <w:r w:rsidR="001473E7" w:rsidRPr="001473E7">
          <w:rPr>
            <w:rStyle w:val="Hyperlink"/>
            <w:lang w:val="en-IN"/>
          </w:rPr>
          <w:t>https://learn.microsoft.com/en-us/dax/</w:t>
        </w:r>
      </w:hyperlink>
      <w:r w:rsidR="001473E7" w:rsidRPr="001473E7">
        <w:rPr>
          <w:lang w:val="en-IN"/>
        </w:rPr>
        <w:t xml:space="preserve"> </w:t>
      </w:r>
    </w:p>
    <w:p w14:paraId="1FE5CFA8" w14:textId="30588B90" w:rsidR="001473E7" w:rsidRPr="001473E7" w:rsidRDefault="00B960F4" w:rsidP="00B960F4">
      <w:pPr>
        <w:pStyle w:val="NormalWeb"/>
        <w:spacing w:line="360" w:lineRule="auto"/>
        <w:rPr>
          <w:lang w:val="en-IN"/>
        </w:rPr>
      </w:pPr>
      <w:r>
        <w:t>[</w:t>
      </w:r>
      <w:r w:rsidR="000E250D">
        <w:t>3</w:t>
      </w:r>
      <w:r>
        <w:t xml:space="preserve">] </w:t>
      </w:r>
      <w:r w:rsidR="001473E7" w:rsidRPr="001473E7">
        <w:rPr>
          <w:b/>
          <w:bCs/>
          <w:lang w:val="en-IN"/>
        </w:rPr>
        <w:t>Microsoft</w:t>
      </w:r>
      <w:r w:rsidR="001473E7" w:rsidRPr="001473E7">
        <w:rPr>
          <w:lang w:val="en-IN"/>
        </w:rPr>
        <w:t xml:space="preserve">, </w:t>
      </w:r>
      <w:r w:rsidR="001473E7" w:rsidRPr="001473E7">
        <w:rPr>
          <w:i/>
          <w:iCs/>
          <w:lang w:val="en-IN"/>
        </w:rPr>
        <w:t>Power Query Documentation</w:t>
      </w:r>
      <w:r w:rsidR="001473E7" w:rsidRPr="001473E7">
        <w:rPr>
          <w:lang w:val="en-IN"/>
        </w:rPr>
        <w:t>, Microsoft Learn, 2024.</w:t>
      </w:r>
      <w:r w:rsidR="001473E7" w:rsidRPr="001473E7">
        <w:rPr>
          <w:lang w:val="en-IN"/>
        </w:rPr>
        <w:br/>
        <w:t xml:space="preserve">Available: </w:t>
      </w:r>
      <w:hyperlink r:id="rId26" w:tgtFrame="_new" w:history="1">
        <w:r w:rsidR="001473E7" w:rsidRPr="001473E7">
          <w:rPr>
            <w:rStyle w:val="Hyperlink"/>
            <w:lang w:val="en-IN"/>
          </w:rPr>
          <w:t>https://learn.microsoft.com/en-us/power-query/</w:t>
        </w:r>
      </w:hyperlink>
      <w:r w:rsidR="001473E7" w:rsidRPr="001473E7">
        <w:rPr>
          <w:lang w:val="en-IN"/>
        </w:rPr>
        <w:t xml:space="preserve"> </w:t>
      </w:r>
    </w:p>
    <w:p w14:paraId="4E5C360C" w14:textId="1A4F36E3" w:rsidR="001473E7" w:rsidRPr="001473E7" w:rsidRDefault="00B960F4" w:rsidP="00B960F4">
      <w:pPr>
        <w:pStyle w:val="NormalWeb"/>
        <w:spacing w:line="360" w:lineRule="auto"/>
        <w:rPr>
          <w:lang w:val="en-IN"/>
        </w:rPr>
      </w:pPr>
      <w:r>
        <w:t>[</w:t>
      </w:r>
      <w:r w:rsidR="000E250D">
        <w:t>4</w:t>
      </w:r>
      <w:r>
        <w:t xml:space="preserve">] </w:t>
      </w:r>
      <w:r w:rsidR="001473E7" w:rsidRPr="001473E7">
        <w:rPr>
          <w:lang w:val="en-IN"/>
        </w:rPr>
        <w:t>Marco Russo and Alberto Ferrari,</w:t>
      </w:r>
      <w:r w:rsidR="001473E7" w:rsidRPr="001473E7">
        <w:rPr>
          <w:lang w:val="en-IN"/>
        </w:rPr>
        <w:br/>
      </w:r>
      <w:r w:rsidR="001473E7" w:rsidRPr="001473E7">
        <w:rPr>
          <w:i/>
          <w:iCs/>
          <w:lang w:val="en-IN"/>
        </w:rPr>
        <w:t>The Definitive Guide to DAX: Business Intelligence with Microsoft Power BI</w:t>
      </w:r>
      <w:r w:rsidR="001473E7" w:rsidRPr="001473E7">
        <w:rPr>
          <w:lang w:val="en-IN"/>
        </w:rPr>
        <w:t xml:space="preserve">, Microsoft Press, 2019. </w:t>
      </w:r>
    </w:p>
    <w:p w14:paraId="42925848" w14:textId="1F7A9CAF" w:rsidR="001473E7" w:rsidRPr="001473E7" w:rsidRDefault="00B960F4" w:rsidP="00B960F4">
      <w:pPr>
        <w:pStyle w:val="NormalWeb"/>
        <w:spacing w:line="360" w:lineRule="auto"/>
        <w:rPr>
          <w:lang w:val="en-IN"/>
        </w:rPr>
      </w:pPr>
      <w:r>
        <w:t>[</w:t>
      </w:r>
      <w:r w:rsidR="000E250D">
        <w:t>5</w:t>
      </w:r>
      <w:r>
        <w:t xml:space="preserve">] </w:t>
      </w:r>
      <w:r w:rsidR="001473E7" w:rsidRPr="001473E7">
        <w:rPr>
          <w:lang w:val="en-IN"/>
        </w:rPr>
        <w:t>Alberto Ferrari,</w:t>
      </w:r>
      <w:r w:rsidR="001473E7" w:rsidRPr="001473E7">
        <w:rPr>
          <w:lang w:val="en-IN"/>
        </w:rPr>
        <w:br/>
      </w:r>
      <w:r w:rsidR="001473E7" w:rsidRPr="001473E7">
        <w:rPr>
          <w:i/>
          <w:iCs/>
          <w:lang w:val="en-IN"/>
        </w:rPr>
        <w:t>Power BI Data Model with Microsoft Business Intelligence</w:t>
      </w:r>
      <w:r w:rsidR="001473E7" w:rsidRPr="001473E7">
        <w:rPr>
          <w:lang w:val="en-IN"/>
        </w:rPr>
        <w:t xml:space="preserve">, Microsoft Press, 2023. </w:t>
      </w:r>
    </w:p>
    <w:p w14:paraId="0351878B" w14:textId="070747BB" w:rsidR="001473E7" w:rsidRPr="001473E7" w:rsidRDefault="00B960F4" w:rsidP="00B960F4">
      <w:pPr>
        <w:pStyle w:val="NormalWeb"/>
        <w:spacing w:line="360" w:lineRule="auto"/>
        <w:rPr>
          <w:lang w:val="en-IN"/>
        </w:rPr>
      </w:pPr>
      <w:r>
        <w:t>[</w:t>
      </w:r>
      <w:r w:rsidR="000E250D">
        <w:t>6</w:t>
      </w:r>
      <w:r>
        <w:t xml:space="preserve">] </w:t>
      </w:r>
      <w:r w:rsidR="001473E7" w:rsidRPr="001473E7">
        <w:rPr>
          <w:lang w:val="en-IN"/>
        </w:rPr>
        <w:t>Edward Tufte,</w:t>
      </w:r>
      <w:r w:rsidR="001473E7" w:rsidRPr="001473E7">
        <w:rPr>
          <w:lang w:val="en-IN"/>
        </w:rPr>
        <w:br/>
      </w:r>
      <w:r w:rsidR="001473E7" w:rsidRPr="001473E7">
        <w:rPr>
          <w:i/>
          <w:iCs/>
          <w:lang w:val="en-IN"/>
        </w:rPr>
        <w:t>The Visual Display of Quantitative Information</w:t>
      </w:r>
      <w:r w:rsidR="001473E7" w:rsidRPr="001473E7">
        <w:rPr>
          <w:lang w:val="en-IN"/>
        </w:rPr>
        <w:t xml:space="preserve">, Graphics Press, 2001. </w:t>
      </w:r>
    </w:p>
    <w:p w14:paraId="60AA6C99" w14:textId="14ED8D99" w:rsidR="001473E7" w:rsidRDefault="00B960F4" w:rsidP="00B960F4">
      <w:pPr>
        <w:pStyle w:val="NormalWeb"/>
        <w:spacing w:line="360" w:lineRule="auto"/>
      </w:pPr>
      <w:r>
        <w:t>[</w:t>
      </w:r>
      <w:r w:rsidR="00B6326C">
        <w:t>7</w:t>
      </w:r>
      <w:r>
        <w:t xml:space="preserve">] </w:t>
      </w:r>
      <w:r w:rsidR="001473E7" w:rsidRPr="001473E7">
        <w:rPr>
          <w:lang w:val="en-IN"/>
        </w:rPr>
        <w:t>Chocolate Sales Dataset (CSV/Excel format) used for analysis of sales, profit, product categories, and regional performance in Power BI.</w:t>
      </w:r>
    </w:p>
    <w:p w14:paraId="0FA8B8B5" w14:textId="77777777" w:rsidR="00A80864" w:rsidRDefault="00A80864" w:rsidP="00A80864">
      <w:pPr>
        <w:pBdr>
          <w:top w:val="nil"/>
          <w:left w:val="nil"/>
          <w:bottom w:val="nil"/>
          <w:right w:val="nil"/>
          <w:between w:val="nil"/>
        </w:pBdr>
        <w:tabs>
          <w:tab w:val="left" w:pos="720"/>
        </w:tabs>
        <w:spacing w:before="139"/>
        <w:ind w:left="720"/>
        <w:rPr>
          <w:sz w:val="24"/>
          <w:szCs w:val="24"/>
        </w:rPr>
      </w:pPr>
    </w:p>
    <w:p w14:paraId="56C2ABD4" w14:textId="77777777" w:rsidR="00A80864" w:rsidRDefault="00A80864" w:rsidP="00A80864">
      <w:pPr>
        <w:pBdr>
          <w:top w:val="nil"/>
          <w:left w:val="nil"/>
          <w:bottom w:val="nil"/>
          <w:right w:val="nil"/>
          <w:between w:val="nil"/>
        </w:pBdr>
        <w:tabs>
          <w:tab w:val="left" w:pos="720"/>
        </w:tabs>
        <w:spacing w:before="139"/>
        <w:ind w:left="720"/>
        <w:rPr>
          <w:sz w:val="24"/>
          <w:szCs w:val="24"/>
        </w:rPr>
      </w:pPr>
    </w:p>
    <w:p w14:paraId="0546C713" w14:textId="2E80DD47" w:rsidR="00A80864" w:rsidRDefault="00A80864" w:rsidP="00A80864">
      <w:pPr>
        <w:pBdr>
          <w:top w:val="nil"/>
          <w:left w:val="nil"/>
          <w:bottom w:val="nil"/>
          <w:right w:val="nil"/>
          <w:between w:val="nil"/>
        </w:pBdr>
        <w:tabs>
          <w:tab w:val="left" w:pos="720"/>
        </w:tabs>
        <w:spacing w:before="139"/>
        <w:rPr>
          <w:sz w:val="24"/>
          <w:szCs w:val="24"/>
        </w:rPr>
      </w:pPr>
      <w:r>
        <w:rPr>
          <w:sz w:val="24"/>
          <w:szCs w:val="24"/>
        </w:rPr>
        <w:t xml:space="preserve">                                                                 </w:t>
      </w:r>
    </w:p>
    <w:p w14:paraId="074FDC54" w14:textId="77777777" w:rsidR="00A80864" w:rsidRDefault="00A80864" w:rsidP="00A80864">
      <w:pPr>
        <w:pBdr>
          <w:top w:val="nil"/>
          <w:left w:val="nil"/>
          <w:bottom w:val="nil"/>
          <w:right w:val="nil"/>
          <w:between w:val="nil"/>
        </w:pBdr>
        <w:tabs>
          <w:tab w:val="left" w:pos="720"/>
        </w:tabs>
        <w:spacing w:before="139"/>
        <w:rPr>
          <w:sz w:val="24"/>
          <w:szCs w:val="24"/>
        </w:rPr>
      </w:pPr>
    </w:p>
    <w:p w14:paraId="5989ED00" w14:textId="77777777" w:rsidR="00A44885" w:rsidRPr="00A80864" w:rsidRDefault="00A44885" w:rsidP="00A80864">
      <w:pPr>
        <w:rPr>
          <w:lang w:val="en-US"/>
        </w:rPr>
      </w:pPr>
    </w:p>
    <w:sectPr w:rsidR="00A44885" w:rsidRPr="00A80864" w:rsidSect="004C3161">
      <w:headerReference w:type="default" r:id="rId27"/>
      <w:pgSz w:w="12240" w:h="15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CC2B1" w14:textId="77777777" w:rsidR="00FD3308" w:rsidRDefault="00FD3308">
      <w:r>
        <w:separator/>
      </w:r>
    </w:p>
  </w:endnote>
  <w:endnote w:type="continuationSeparator" w:id="0">
    <w:p w14:paraId="3EAE242F" w14:textId="77777777" w:rsidR="00FD3308" w:rsidRDefault="00FD3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137D4C0-52AE-4034-9835-1D1930BB1FB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530AACF4-7304-4256-86F9-9478CD1E8CDB}"/>
  </w:font>
  <w:font w:name="Calibri">
    <w:panose1 w:val="020F0502020204030204"/>
    <w:charset w:val="00"/>
    <w:family w:val="swiss"/>
    <w:pitch w:val="variable"/>
    <w:sig w:usb0="E4002EFF" w:usb1="C200247B" w:usb2="00000009" w:usb3="00000000" w:csb0="000001FF" w:csb1="00000000"/>
    <w:embedRegular r:id="rId3" w:fontKey="{11A42F19-F17A-489F-A6F3-6986A5E16F10}"/>
    <w:embedBold r:id="rId4" w:fontKey="{BE98313C-097A-4A69-855F-D9F5244E36BC}"/>
  </w:font>
  <w:font w:name="Cambria">
    <w:panose1 w:val="02040503050406030204"/>
    <w:charset w:val="00"/>
    <w:family w:val="roman"/>
    <w:pitch w:val="variable"/>
    <w:sig w:usb0="E00006FF" w:usb1="420024FF" w:usb2="02000000" w:usb3="00000000" w:csb0="0000019F" w:csb1="00000000"/>
    <w:embedRegular r:id="rId5" w:fontKey="{1B0F8DBC-F433-406D-A643-A6AB363A19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8A65A" w14:textId="77777777" w:rsidR="00A80864" w:rsidRDefault="00A80864">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E07BC" w14:textId="77777777" w:rsidR="00A80864" w:rsidRDefault="00A8086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0850" w14:textId="77777777" w:rsidR="00A80864" w:rsidRDefault="00A808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32FD6" w14:textId="77777777" w:rsidR="00FD3308" w:rsidRDefault="00FD3308">
      <w:r>
        <w:separator/>
      </w:r>
    </w:p>
  </w:footnote>
  <w:footnote w:type="continuationSeparator" w:id="0">
    <w:p w14:paraId="247F14D7" w14:textId="77777777" w:rsidR="00FD3308" w:rsidRDefault="00FD3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D5408" w14:textId="77777777" w:rsidR="00A80864" w:rsidRDefault="00A80864">
    <w:r>
      <w:rPr>
        <w:noProof/>
        <w:lang w:val="en-US"/>
      </w:rPr>
      <mc:AlternateContent>
        <mc:Choice Requires="wps">
          <w:drawing>
            <wp:anchor distT="114300" distB="114300" distL="114300" distR="114300" simplePos="0" relativeHeight="251658241" behindDoc="0" locked="0" layoutInCell="1" hidden="0" allowOverlap="1" wp14:anchorId="394557C8" wp14:editId="34456375">
              <wp:simplePos x="0" y="0"/>
              <wp:positionH relativeFrom="column">
                <wp:posOffset>-809623</wp:posOffset>
              </wp:positionH>
              <wp:positionV relativeFrom="paragraph">
                <wp:posOffset>-119060</wp:posOffset>
              </wp:positionV>
              <wp:extent cx="7024688" cy="9801225"/>
              <wp:effectExtent l="0" t="0" r="0" b="0"/>
              <wp:wrapNone/>
              <wp:docPr id="6" name="Rectangle 6"/>
              <wp:cNvGraphicFramePr/>
              <a:graphic xmlns:a="http://schemas.openxmlformats.org/drawingml/2006/main">
                <a:graphicData uri="http://schemas.microsoft.com/office/word/2010/wordprocessingShape">
                  <wps:wsp>
                    <wps:cNvSpPr/>
                    <wps:spPr>
                      <a:xfrm>
                        <a:off x="3716700" y="2003550"/>
                        <a:ext cx="3258600" cy="3552900"/>
                      </a:xfrm>
                      <a:prstGeom prst="rect">
                        <a:avLst/>
                      </a:prstGeom>
                      <a:noFill/>
                      <a:ln w="9525" cap="flat" cmpd="sng">
                        <a:solidFill>
                          <a:srgbClr val="000000"/>
                        </a:solidFill>
                        <a:prstDash val="solid"/>
                        <a:round/>
                        <a:headEnd type="none" w="sm" len="sm"/>
                        <a:tailEnd type="none" w="sm" len="sm"/>
                      </a:ln>
                    </wps:spPr>
                    <wps:txbx>
                      <w:txbxContent>
                        <w:p w14:paraId="1DFD9B2A" w14:textId="77777777" w:rsidR="00A80864" w:rsidRDefault="00A8086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394557C8" id="Rectangle 6" o:spid="_x0000_s1027" style="position:absolute;margin-left:-63.75pt;margin-top:-9.35pt;width:553.15pt;height:771.75pt;z-index:251658241;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" filled="f">
              <v:stroke startarrowwidth="narrow" startarrowlength="short" endarrowwidth="narrow" endarrowlength="short" joinstyle="round"/>
              <v:textbox inset="2.53958mm,2.53958mm,2.53958mm,2.53958mm">
                <w:txbxContent>
                  <w:p w14:paraId="1DFD9B2A" w14:textId="77777777" w:rsidR="00A80864" w:rsidRDefault="00A80864">
                    <w:pPr>
                      <w:jc w:val="center"/>
                      <w:textDirection w:val="btLr"/>
                    </w:pP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AB11" w14:textId="77777777" w:rsidR="00A80864" w:rsidRDefault="00A80864">
    <w:pPr>
      <w:pBdr>
        <w:top w:val="nil"/>
        <w:left w:val="nil"/>
        <w:bottom w:val="nil"/>
        <w:right w:val="nil"/>
        <w:between w:val="nil"/>
      </w:pBdr>
      <w:spacing w:line="14" w:lineRule="auto"/>
      <w:rPr>
        <w:color w:val="000000"/>
        <w:sz w:val="20"/>
        <w:szCs w:val="20"/>
      </w:rPr>
    </w:pPr>
    <w:r>
      <w:rPr>
        <w:noProof/>
        <w:color w:val="000000"/>
        <w:sz w:val="20"/>
        <w:szCs w:val="20"/>
        <w:lang w:val="en-US"/>
      </w:rPr>
      <mc:AlternateContent>
        <mc:Choice Requires="wps">
          <w:drawing>
            <wp:anchor distT="0" distB="0" distL="0" distR="0" simplePos="0" relativeHeight="251658242" behindDoc="1" locked="0" layoutInCell="1" hidden="0" allowOverlap="1" wp14:anchorId="65054423" wp14:editId="1613DB3E">
              <wp:simplePos x="0" y="0"/>
              <wp:positionH relativeFrom="page">
                <wp:posOffset>2695701</wp:posOffset>
              </wp:positionH>
              <wp:positionV relativeFrom="page">
                <wp:posOffset>673227</wp:posOffset>
              </wp:positionV>
              <wp:extent cx="2611120" cy="297815"/>
              <wp:effectExtent l="0" t="0" r="0" b="0"/>
              <wp:wrapNone/>
              <wp:docPr id="13" name="Rectangle 13"/>
              <wp:cNvGraphicFramePr/>
              <a:graphic xmlns:a="http://schemas.openxmlformats.org/drawingml/2006/main">
                <a:graphicData uri="http://schemas.microsoft.com/office/word/2010/wordprocessingShape">
                  <wps:wsp>
                    <wps:cNvSpPr/>
                    <wps:spPr>
                      <a:xfrm>
                        <a:off x="4049965" y="3640618"/>
                        <a:ext cx="2592070" cy="278765"/>
                      </a:xfrm>
                      <a:prstGeom prst="rect">
                        <a:avLst/>
                      </a:prstGeom>
                      <a:noFill/>
                      <a:ln>
                        <a:noFill/>
                      </a:ln>
                    </wps:spPr>
                    <wps:txbx>
                      <w:txbxContent>
                        <w:p w14:paraId="25365ED2" w14:textId="77777777" w:rsidR="00A80864" w:rsidRDefault="00A80864">
                          <w:pPr>
                            <w:spacing w:before="4"/>
                            <w:ind w:left="20" w:firstLine="40"/>
                            <w:textDirection w:val="btLr"/>
                          </w:pPr>
                          <w:r>
                            <w:rPr>
                              <w:b/>
                              <w:color w:val="000000"/>
                              <w:sz w:val="36"/>
                              <w:u w:val="single"/>
                            </w:rPr>
                            <w:t>ACKNOWLEDGEMENT</w:t>
                          </w:r>
                        </w:p>
                      </w:txbxContent>
                    </wps:txbx>
                    <wps:bodyPr spcFirstLastPara="1" wrap="square" lIns="0" tIns="0" rIns="0" bIns="0" anchor="t" anchorCtr="0">
                      <a:noAutofit/>
                    </wps:bodyPr>
                  </wps:wsp>
                </a:graphicData>
              </a:graphic>
            </wp:anchor>
          </w:drawing>
        </mc:Choice>
        <mc:Fallback>
          <w:pict>
            <v:rect w14:anchorId="65054423" id="Rectangle 13" o:spid="_x0000_s1028" style="position:absolute;margin-left:212.25pt;margin-top:53pt;width:205.6pt;height:23.4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" filled="f" stroked="f">
              <v:textbox inset="0,0,0,0">
                <w:txbxContent>
                  <w:p w14:paraId="25365ED2" w14:textId="77777777" w:rsidR="00A80864" w:rsidRDefault="00A80864">
                    <w:pPr>
                      <w:spacing w:before="4"/>
                      <w:ind w:left="20" w:firstLine="40"/>
                      <w:textDirection w:val="btLr"/>
                    </w:pPr>
                    <w:r>
                      <w:rPr>
                        <w:b/>
                        <w:color w:val="000000"/>
                        <w:sz w:val="36"/>
                        <w:u w:val="single"/>
                      </w:rPr>
                      <w:t>ACKNOWLEDGEMENT</w:t>
                    </w:r>
                  </w:p>
                </w:txbxContent>
              </v:textbox>
              <w10:wrap anchorx="page" anchory="page"/>
            </v:rect>
          </w:pict>
        </mc:Fallback>
      </mc:AlternateContent>
    </w:r>
    <w:r>
      <w:rPr>
        <w:noProof/>
        <w:lang w:val="en-US"/>
      </w:rPr>
      <mc:AlternateContent>
        <mc:Choice Requires="wps">
          <w:drawing>
            <wp:anchor distT="114300" distB="114300" distL="114300" distR="114300" simplePos="0" relativeHeight="251658243" behindDoc="0" locked="0" layoutInCell="1" hidden="0" allowOverlap="1" wp14:anchorId="12CE9BEA" wp14:editId="1B4010F0">
              <wp:simplePos x="0" y="0"/>
              <wp:positionH relativeFrom="column">
                <wp:posOffset>-642935</wp:posOffset>
              </wp:positionH>
              <wp:positionV relativeFrom="paragraph">
                <wp:posOffset>-357185</wp:posOffset>
              </wp:positionV>
              <wp:extent cx="6848475" cy="9291638"/>
              <wp:effectExtent l="0" t="0" r="0" b="0"/>
              <wp:wrapNone/>
              <wp:docPr id="11" name="Rectangle 11"/>
              <wp:cNvGraphicFramePr/>
              <a:graphic xmlns:a="http://schemas.openxmlformats.org/drawingml/2006/main">
                <a:graphicData uri="http://schemas.microsoft.com/office/word/2010/wordprocessingShape">
                  <wps:wsp>
                    <wps:cNvSpPr/>
                    <wps:spPr>
                      <a:xfrm>
                        <a:off x="4021350" y="2434950"/>
                        <a:ext cx="2649300" cy="2690100"/>
                      </a:xfrm>
                      <a:prstGeom prst="rect">
                        <a:avLst/>
                      </a:prstGeom>
                      <a:noFill/>
                      <a:ln w="9525" cap="flat" cmpd="sng">
                        <a:solidFill>
                          <a:srgbClr val="000000"/>
                        </a:solidFill>
                        <a:prstDash val="solid"/>
                        <a:round/>
                        <a:headEnd type="none" w="sm" len="sm"/>
                        <a:tailEnd type="none" w="sm" len="sm"/>
                      </a:ln>
                    </wps:spPr>
                    <wps:txbx>
                      <w:txbxContent>
                        <w:p w14:paraId="31E0597C" w14:textId="77777777" w:rsidR="00A80864" w:rsidRDefault="00A8086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12CE9BEA" id="Rectangle 11" o:spid="_x0000_s1029" style="position:absolute;margin-left:-50.6pt;margin-top:-28.1pt;width:539.25pt;height:731.65pt;z-index:251658243;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" filled="f">
              <v:stroke startarrowwidth="narrow" startarrowlength="short" endarrowwidth="narrow" endarrowlength="short" joinstyle="round"/>
              <v:textbox inset="2.53958mm,2.53958mm,2.53958mm,2.53958mm">
                <w:txbxContent>
                  <w:p w14:paraId="31E0597C" w14:textId="77777777" w:rsidR="00A80864" w:rsidRDefault="00A80864">
                    <w:pPr>
                      <w:jc w:val="center"/>
                      <w:textDirection w:val="btL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1159" w14:textId="77777777" w:rsidR="00A80864" w:rsidRDefault="00A80864">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114300" distB="114300" distL="114300" distR="114300" simplePos="0" relativeHeight="251658244" behindDoc="0" locked="0" layoutInCell="1" hidden="0" allowOverlap="1" wp14:anchorId="03D6921F" wp14:editId="59B054F3">
              <wp:simplePos x="0" y="0"/>
              <wp:positionH relativeFrom="column">
                <wp:posOffset>-614360</wp:posOffset>
              </wp:positionH>
              <wp:positionV relativeFrom="paragraph">
                <wp:posOffset>-238123</wp:posOffset>
              </wp:positionV>
              <wp:extent cx="6886575" cy="9324975"/>
              <wp:effectExtent l="0" t="0" r="0" b="0"/>
              <wp:wrapNone/>
              <wp:docPr id="4" name="Rectangle 4"/>
              <wp:cNvGraphicFramePr/>
              <a:graphic xmlns:a="http://schemas.openxmlformats.org/drawingml/2006/main">
                <a:graphicData uri="http://schemas.microsoft.com/office/word/2010/wordprocessingShape">
                  <wps:wsp>
                    <wps:cNvSpPr/>
                    <wps:spPr>
                      <a:xfrm>
                        <a:off x="4264950" y="2709000"/>
                        <a:ext cx="2162100" cy="2142000"/>
                      </a:xfrm>
                      <a:prstGeom prst="rect">
                        <a:avLst/>
                      </a:prstGeom>
                      <a:noFill/>
                      <a:ln w="9525" cap="flat" cmpd="sng">
                        <a:solidFill>
                          <a:srgbClr val="000000"/>
                        </a:solidFill>
                        <a:prstDash val="solid"/>
                        <a:round/>
                        <a:headEnd type="none" w="sm" len="sm"/>
                        <a:tailEnd type="none" w="sm" len="sm"/>
                      </a:ln>
                    </wps:spPr>
                    <wps:txbx>
                      <w:txbxContent>
                        <w:p w14:paraId="06D5B08F" w14:textId="77777777" w:rsidR="00A80864" w:rsidRDefault="00A8086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03D6921F" id="Rectangle 4" o:spid="_x0000_s1030" style="position:absolute;margin-left:-48.35pt;margin-top:-18.75pt;width:542.25pt;height:734.25pt;z-index:251658244;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" filled="f">
              <v:stroke startarrowwidth="narrow" startarrowlength="short" endarrowwidth="narrow" endarrowlength="short" joinstyle="round"/>
              <v:textbox inset="2.53958mm,2.53958mm,2.53958mm,2.53958mm">
                <w:txbxContent>
                  <w:p w14:paraId="06D5B08F" w14:textId="77777777" w:rsidR="00A80864" w:rsidRDefault="00A80864">
                    <w:pPr>
                      <w:jc w:val="center"/>
                      <w:textDirection w:val="btLr"/>
                    </w:pPr>
                  </w:p>
                </w:txbxContent>
              </v:textbox>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299DB" w14:textId="77777777" w:rsidR="00A80864" w:rsidRDefault="00A80864">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114300" distB="114300" distL="114300" distR="114300" simplePos="0" relativeHeight="251658245" behindDoc="0" locked="0" layoutInCell="1" hidden="0" allowOverlap="1" wp14:anchorId="5CB7D620" wp14:editId="139E8064">
              <wp:simplePos x="0" y="0"/>
              <wp:positionH relativeFrom="column">
                <wp:posOffset>-614360</wp:posOffset>
              </wp:positionH>
              <wp:positionV relativeFrom="paragraph">
                <wp:posOffset>-228598</wp:posOffset>
              </wp:positionV>
              <wp:extent cx="6886575" cy="9334500"/>
              <wp:effectExtent l="0" t="0" r="0" b="0"/>
              <wp:wrapNone/>
              <wp:docPr id="7" name="Rectangle 7"/>
              <wp:cNvGraphicFramePr/>
              <a:graphic xmlns:a="http://schemas.openxmlformats.org/drawingml/2006/main">
                <a:graphicData uri="http://schemas.microsoft.com/office/word/2010/wordprocessingShape">
                  <wps:wsp>
                    <wps:cNvSpPr/>
                    <wps:spPr>
                      <a:xfrm>
                        <a:off x="4264950" y="2709000"/>
                        <a:ext cx="2162100" cy="2142000"/>
                      </a:xfrm>
                      <a:prstGeom prst="rect">
                        <a:avLst/>
                      </a:prstGeom>
                      <a:noFill/>
                      <a:ln w="9525" cap="flat" cmpd="sng">
                        <a:solidFill>
                          <a:srgbClr val="000000"/>
                        </a:solidFill>
                        <a:prstDash val="solid"/>
                        <a:round/>
                        <a:headEnd type="none" w="sm" len="sm"/>
                        <a:tailEnd type="none" w="sm" len="sm"/>
                      </a:ln>
                    </wps:spPr>
                    <wps:txbx>
                      <w:txbxContent>
                        <w:p w14:paraId="4EE30E81" w14:textId="77777777" w:rsidR="00A80864" w:rsidRDefault="00A8086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5CB7D620" id="Rectangle 7" o:spid="_x0000_s1031" style="position:absolute;margin-left:-48.35pt;margin-top:-18pt;width:542.25pt;height:735pt;z-index:251658245;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" filled="f">
              <v:stroke startarrowwidth="narrow" startarrowlength="short" endarrowwidth="narrow" endarrowlength="short" joinstyle="round"/>
              <v:textbox inset="2.53958mm,2.53958mm,2.53958mm,2.53958mm">
                <w:txbxContent>
                  <w:p w14:paraId="4EE30E81" w14:textId="77777777" w:rsidR="00A80864" w:rsidRDefault="00A80864">
                    <w:pPr>
                      <w:jc w:val="center"/>
                      <w:textDirection w:val="btLr"/>
                    </w:pPr>
                  </w:p>
                </w:txbxContent>
              </v:textbox>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176C" w14:textId="77777777" w:rsidR="00A80864" w:rsidRDefault="00A80864">
    <w:pPr>
      <w:rPr>
        <w:b/>
        <w:bCs/>
        <w:sz w:val="36"/>
        <w:szCs w:val="36"/>
      </w:rPr>
    </w:pPr>
    <w:r>
      <w:rPr>
        <w:noProof/>
        <w:lang w:val="en-US"/>
      </w:rPr>
      <mc:AlternateContent>
        <mc:Choice Requires="wps">
          <w:drawing>
            <wp:anchor distT="114300" distB="114300" distL="114300" distR="114300" simplePos="0" relativeHeight="251658246" behindDoc="0" locked="0" layoutInCell="1" hidden="0" allowOverlap="1" wp14:anchorId="42B02BFC" wp14:editId="7B942A1A">
              <wp:simplePos x="0" y="0"/>
              <wp:positionH relativeFrom="column">
                <wp:posOffset>-614360</wp:posOffset>
              </wp:positionH>
              <wp:positionV relativeFrom="paragraph">
                <wp:posOffset>-304798</wp:posOffset>
              </wp:positionV>
              <wp:extent cx="6886575" cy="9401175"/>
              <wp:effectExtent l="0" t="0" r="0" b="0"/>
              <wp:wrapNone/>
              <wp:docPr id="10" name="Rectangle 10"/>
              <wp:cNvGraphicFramePr/>
              <a:graphic xmlns:a="http://schemas.openxmlformats.org/drawingml/2006/main">
                <a:graphicData uri="http://schemas.microsoft.com/office/word/2010/wordprocessingShape">
                  <wps:wsp>
                    <wps:cNvSpPr/>
                    <wps:spPr>
                      <a:xfrm>
                        <a:off x="4264950" y="2709000"/>
                        <a:ext cx="2162100" cy="2142000"/>
                      </a:xfrm>
                      <a:prstGeom prst="rect">
                        <a:avLst/>
                      </a:prstGeom>
                      <a:noFill/>
                      <a:ln w="9525" cap="flat" cmpd="sng">
                        <a:solidFill>
                          <a:srgbClr val="000000"/>
                        </a:solidFill>
                        <a:prstDash val="solid"/>
                        <a:round/>
                        <a:headEnd type="none" w="sm" len="sm"/>
                        <a:tailEnd type="none" w="sm" len="sm"/>
                      </a:ln>
                    </wps:spPr>
                    <wps:txbx>
                      <w:txbxContent>
                        <w:p w14:paraId="77B0394F" w14:textId="77777777" w:rsidR="00A80864" w:rsidRDefault="00A80864">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42B02BFC" id="Rectangle 10" o:spid="_x0000_s1032" style="position:absolute;margin-left:-48.35pt;margin-top:-24pt;width:542.25pt;height:740.25pt;z-index:251658246;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" filled="f">
              <v:stroke startarrowwidth="narrow" startarrowlength="short" endarrowwidth="narrow" endarrowlength="short" joinstyle="round"/>
              <v:textbox inset="2.53958mm,2.53958mm,2.53958mm,2.53958mm">
                <w:txbxContent>
                  <w:p w14:paraId="77B0394F" w14:textId="77777777" w:rsidR="00A80864" w:rsidRDefault="00A80864">
                    <w:pPr>
                      <w:jc w:val="center"/>
                      <w:textDirection w:val="btLr"/>
                    </w:pPr>
                  </w:p>
                </w:txbxContent>
              </v:textbox>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5CA9" w14:textId="77777777" w:rsidR="00A44885" w:rsidRDefault="00837944">
    <w:pPr>
      <w:pBdr>
        <w:top w:val="nil"/>
        <w:left w:val="nil"/>
        <w:bottom w:val="nil"/>
        <w:right w:val="nil"/>
        <w:between w:val="nil"/>
      </w:pBdr>
      <w:spacing w:line="14" w:lineRule="auto"/>
      <w:rPr>
        <w:color w:val="000000"/>
        <w:sz w:val="2"/>
        <w:szCs w:val="2"/>
      </w:rPr>
    </w:pPr>
    <w:r>
      <w:rPr>
        <w:noProof/>
        <w:lang w:val="en-US"/>
      </w:rPr>
      <mc:AlternateContent>
        <mc:Choice Requires="wps">
          <w:drawing>
            <wp:anchor distT="114300" distB="114300" distL="114300" distR="114300" simplePos="0" relativeHeight="251658240" behindDoc="0" locked="0" layoutInCell="1" hidden="0" allowOverlap="1" wp14:anchorId="2A73FB7D" wp14:editId="3E83A17C">
              <wp:simplePos x="0" y="0"/>
              <wp:positionH relativeFrom="column">
                <wp:posOffset>-614360</wp:posOffset>
              </wp:positionH>
              <wp:positionV relativeFrom="paragraph">
                <wp:posOffset>342900</wp:posOffset>
              </wp:positionV>
              <wp:extent cx="6981825" cy="9372600"/>
              <wp:effectExtent l="0" t="0" r="0" b="0"/>
              <wp:wrapNone/>
              <wp:docPr id="3" name="Rectangle 3"/>
              <wp:cNvGraphicFramePr/>
              <a:graphic xmlns:a="http://schemas.openxmlformats.org/drawingml/2006/main">
                <a:graphicData uri="http://schemas.microsoft.com/office/word/2010/wordprocessingShape">
                  <wps:wsp>
                    <wps:cNvSpPr/>
                    <wps:spPr>
                      <a:xfrm>
                        <a:off x="4264950" y="2709000"/>
                        <a:ext cx="2162100" cy="2142000"/>
                      </a:xfrm>
                      <a:prstGeom prst="rect">
                        <a:avLst/>
                      </a:prstGeom>
                      <a:noFill/>
                      <a:ln w="9525" cap="flat" cmpd="sng">
                        <a:solidFill>
                          <a:srgbClr val="000000"/>
                        </a:solidFill>
                        <a:prstDash val="solid"/>
                        <a:round/>
                        <a:headEnd type="none" w="sm" len="sm"/>
                        <a:tailEnd type="none" w="sm" len="sm"/>
                      </a:ln>
                    </wps:spPr>
                    <wps:txbx>
                      <w:txbxContent>
                        <w:p w14:paraId="2FE07708" w14:textId="77777777" w:rsidR="00A44885" w:rsidRDefault="00A44885">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2A73FB7D" id="Rectangle 3" o:spid="_x0000_s1033" style="position:absolute;margin-left:-48.35pt;margin-top:27pt;width:549.75pt;height:738pt;z-index:25165824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" filled="f">
              <v:stroke startarrowwidth="narrow" startarrowlength="short" endarrowwidth="narrow" endarrowlength="short" joinstyle="round"/>
              <v:textbox inset="2.53958mm,2.53958mm,2.53958mm,2.53958mm">
                <w:txbxContent>
                  <w:p w14:paraId="2FE07708" w14:textId="77777777" w:rsidR="00A44885" w:rsidRDefault="00A44885">
                    <w:pPr>
                      <w:jc w:val="center"/>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A49"/>
    <w:multiLevelType w:val="multilevel"/>
    <w:tmpl w:val="222AE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4A227C"/>
    <w:multiLevelType w:val="hybridMultilevel"/>
    <w:tmpl w:val="3B4AC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781943"/>
    <w:multiLevelType w:val="multilevel"/>
    <w:tmpl w:val="98768E24"/>
    <w:lvl w:ilvl="0">
      <w:start w:val="2"/>
      <w:numFmt w:val="decimal"/>
      <w:lvlText w:val="%1"/>
      <w:lvlJc w:val="left"/>
      <w:pPr>
        <w:ind w:left="420" w:hanging="420"/>
      </w:pPr>
    </w:lvl>
    <w:lvl w:ilvl="1">
      <w:start w:val="1"/>
      <w:numFmt w:val="decimal"/>
      <w:lvlText w:val="%1.%2"/>
      <w:lvlJc w:val="left"/>
      <w:pPr>
        <w:ind w:left="420" w:hanging="420"/>
      </w:pPr>
      <w:rPr>
        <w:rFonts w:ascii="Times New Roman" w:eastAsia="Times New Roman" w:hAnsi="Times New Roman" w:cs="Times New Roman"/>
        <w:b/>
        <w:bCs/>
        <w:i w:val="0"/>
        <w:iCs w:val="0"/>
        <w:sz w:val="28"/>
        <w:szCs w:val="28"/>
      </w:rPr>
    </w:lvl>
    <w:lvl w:ilvl="2">
      <w:numFmt w:val="bullet"/>
      <w:lvlText w:val="●"/>
      <w:lvlJc w:val="left"/>
      <w:pPr>
        <w:ind w:left="720" w:hanging="360"/>
      </w:pPr>
      <w:rPr>
        <w:rFonts w:ascii="Noto Sans Symbols" w:eastAsia="Noto Sans Symbols" w:hAnsi="Noto Sans Symbols" w:cs="Noto Sans Symbols"/>
        <w:b w:val="0"/>
        <w:bCs w:val="0"/>
        <w:i w:val="0"/>
        <w:iCs w:val="0"/>
        <w:sz w:val="20"/>
        <w:szCs w:val="20"/>
      </w:rPr>
    </w:lvl>
    <w:lvl w:ilvl="3">
      <w:numFmt w:val="bullet"/>
      <w:lvlText w:val="o"/>
      <w:lvlJc w:val="left"/>
      <w:pPr>
        <w:ind w:left="1440" w:hanging="360"/>
      </w:pPr>
      <w:rPr>
        <w:rFonts w:ascii="Courier New" w:eastAsia="Courier New" w:hAnsi="Courier New" w:cs="Courier New"/>
        <w:b w:val="0"/>
        <w:bCs w:val="0"/>
        <w:i w:val="0"/>
        <w:iCs w:val="0"/>
        <w:sz w:val="20"/>
        <w:szCs w:val="20"/>
      </w:rPr>
    </w:lvl>
    <w:lvl w:ilvl="4">
      <w:numFmt w:val="bullet"/>
      <w:lvlText w:val="•"/>
      <w:lvlJc w:val="left"/>
      <w:pPr>
        <w:ind w:left="3600" w:hanging="360"/>
      </w:pPr>
    </w:lvl>
    <w:lvl w:ilvl="5">
      <w:numFmt w:val="bullet"/>
      <w:lvlText w:val="•"/>
      <w:lvlJc w:val="left"/>
      <w:pPr>
        <w:ind w:left="4680" w:hanging="360"/>
      </w:pPr>
    </w:lvl>
    <w:lvl w:ilvl="6">
      <w:numFmt w:val="bullet"/>
      <w:lvlText w:val="•"/>
      <w:lvlJc w:val="left"/>
      <w:pPr>
        <w:ind w:left="5760" w:hanging="360"/>
      </w:pPr>
    </w:lvl>
    <w:lvl w:ilvl="7">
      <w:numFmt w:val="bullet"/>
      <w:lvlText w:val="•"/>
      <w:lvlJc w:val="left"/>
      <w:pPr>
        <w:ind w:left="6840" w:hanging="360"/>
      </w:pPr>
    </w:lvl>
    <w:lvl w:ilvl="8">
      <w:numFmt w:val="bullet"/>
      <w:lvlText w:val="•"/>
      <w:lvlJc w:val="left"/>
      <w:pPr>
        <w:ind w:left="7920" w:hanging="360"/>
      </w:pPr>
    </w:lvl>
  </w:abstractNum>
  <w:abstractNum w:abstractNumId="3" w15:restartNumberingAfterBreak="0">
    <w:nsid w:val="025E7D8C"/>
    <w:multiLevelType w:val="multilevel"/>
    <w:tmpl w:val="5F06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70733"/>
    <w:multiLevelType w:val="multilevel"/>
    <w:tmpl w:val="BDA60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B47678"/>
    <w:multiLevelType w:val="hybridMultilevel"/>
    <w:tmpl w:val="548CF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27418B"/>
    <w:multiLevelType w:val="multilevel"/>
    <w:tmpl w:val="5BE83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4E7574"/>
    <w:multiLevelType w:val="hybridMultilevel"/>
    <w:tmpl w:val="8A90541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105970"/>
    <w:multiLevelType w:val="multilevel"/>
    <w:tmpl w:val="CF8E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D5872"/>
    <w:multiLevelType w:val="hybridMultilevel"/>
    <w:tmpl w:val="9ED4DAF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A03B09"/>
    <w:multiLevelType w:val="hybridMultilevel"/>
    <w:tmpl w:val="24623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457678"/>
    <w:multiLevelType w:val="multilevel"/>
    <w:tmpl w:val="E4B4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9C1A7A"/>
    <w:multiLevelType w:val="multilevel"/>
    <w:tmpl w:val="F24E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2559B"/>
    <w:multiLevelType w:val="multilevel"/>
    <w:tmpl w:val="D8AA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B6D48"/>
    <w:multiLevelType w:val="multilevel"/>
    <w:tmpl w:val="609C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85D80"/>
    <w:multiLevelType w:val="multilevel"/>
    <w:tmpl w:val="8938D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9F0120"/>
    <w:multiLevelType w:val="multilevel"/>
    <w:tmpl w:val="A9269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0C6E85"/>
    <w:multiLevelType w:val="multilevel"/>
    <w:tmpl w:val="48D6A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11F4E3B"/>
    <w:multiLevelType w:val="multilevel"/>
    <w:tmpl w:val="21CCDF7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9" w15:restartNumberingAfterBreak="0">
    <w:nsid w:val="219E51F0"/>
    <w:multiLevelType w:val="multilevel"/>
    <w:tmpl w:val="3A1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734EF"/>
    <w:multiLevelType w:val="hybridMultilevel"/>
    <w:tmpl w:val="E6840F7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2F960BB"/>
    <w:multiLevelType w:val="multilevel"/>
    <w:tmpl w:val="6D305FA0"/>
    <w:lvl w:ilvl="0">
      <w:start w:val="1"/>
      <w:numFmt w:val="decimal"/>
      <w:lvlText w:val="%1"/>
      <w:lvlJc w:val="left"/>
      <w:pPr>
        <w:ind w:left="572" w:hanging="360"/>
      </w:pPr>
    </w:lvl>
    <w:lvl w:ilvl="1">
      <w:start w:val="1"/>
      <w:numFmt w:val="decimal"/>
      <w:lvlText w:val="%1.%2"/>
      <w:lvlJc w:val="left"/>
      <w:pPr>
        <w:ind w:left="572" w:hanging="360"/>
      </w:pPr>
      <w:rPr>
        <w:rFonts w:ascii="Times New Roman" w:eastAsia="Times New Roman" w:hAnsi="Times New Roman" w:cs="Times New Roman"/>
        <w:b w:val="0"/>
        <w:bCs w:val="0"/>
        <w:i w:val="0"/>
        <w:iCs w:val="0"/>
        <w:sz w:val="24"/>
        <w:szCs w:val="24"/>
      </w:rPr>
    </w:lvl>
    <w:lvl w:ilvl="2">
      <w:numFmt w:val="bullet"/>
      <w:lvlText w:val="•"/>
      <w:lvlJc w:val="left"/>
      <w:pPr>
        <w:ind w:left="1358" w:hanging="359"/>
      </w:pPr>
    </w:lvl>
    <w:lvl w:ilvl="3">
      <w:numFmt w:val="bullet"/>
      <w:lvlText w:val="•"/>
      <w:lvlJc w:val="left"/>
      <w:pPr>
        <w:ind w:left="1747" w:hanging="360"/>
      </w:pPr>
    </w:lvl>
    <w:lvl w:ilvl="4">
      <w:numFmt w:val="bullet"/>
      <w:lvlText w:val="•"/>
      <w:lvlJc w:val="left"/>
      <w:pPr>
        <w:ind w:left="2136" w:hanging="360"/>
      </w:pPr>
    </w:lvl>
    <w:lvl w:ilvl="5">
      <w:numFmt w:val="bullet"/>
      <w:lvlText w:val="•"/>
      <w:lvlJc w:val="left"/>
      <w:pPr>
        <w:ind w:left="2526" w:hanging="360"/>
      </w:pPr>
    </w:lvl>
    <w:lvl w:ilvl="6">
      <w:numFmt w:val="bullet"/>
      <w:lvlText w:val="•"/>
      <w:lvlJc w:val="left"/>
      <w:pPr>
        <w:ind w:left="2915" w:hanging="360"/>
      </w:pPr>
    </w:lvl>
    <w:lvl w:ilvl="7">
      <w:numFmt w:val="bullet"/>
      <w:lvlText w:val="•"/>
      <w:lvlJc w:val="left"/>
      <w:pPr>
        <w:ind w:left="3304" w:hanging="360"/>
      </w:pPr>
    </w:lvl>
    <w:lvl w:ilvl="8">
      <w:numFmt w:val="bullet"/>
      <w:lvlText w:val="•"/>
      <w:lvlJc w:val="left"/>
      <w:pPr>
        <w:ind w:left="3693" w:hanging="360"/>
      </w:pPr>
    </w:lvl>
  </w:abstractNum>
  <w:abstractNum w:abstractNumId="22" w15:restartNumberingAfterBreak="0">
    <w:nsid w:val="238F584F"/>
    <w:multiLevelType w:val="multilevel"/>
    <w:tmpl w:val="5464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47124"/>
    <w:multiLevelType w:val="multilevel"/>
    <w:tmpl w:val="64C44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246126"/>
    <w:multiLevelType w:val="multilevel"/>
    <w:tmpl w:val="8DB2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0920B5"/>
    <w:multiLevelType w:val="hybridMultilevel"/>
    <w:tmpl w:val="33E8B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C8109B9"/>
    <w:multiLevelType w:val="multilevel"/>
    <w:tmpl w:val="6614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A65123"/>
    <w:multiLevelType w:val="multilevel"/>
    <w:tmpl w:val="D8665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F480B47"/>
    <w:multiLevelType w:val="hybridMultilevel"/>
    <w:tmpl w:val="9DDA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6A7494"/>
    <w:multiLevelType w:val="multilevel"/>
    <w:tmpl w:val="2084E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84637F"/>
    <w:multiLevelType w:val="hybridMultilevel"/>
    <w:tmpl w:val="947A924A"/>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A6A318D"/>
    <w:multiLevelType w:val="hybridMultilevel"/>
    <w:tmpl w:val="38206F4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CF12259"/>
    <w:multiLevelType w:val="multilevel"/>
    <w:tmpl w:val="E4B4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D145C98"/>
    <w:multiLevelType w:val="multilevel"/>
    <w:tmpl w:val="16CA8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E086708"/>
    <w:multiLevelType w:val="hybridMultilevel"/>
    <w:tmpl w:val="D4623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781005"/>
    <w:multiLevelType w:val="multilevel"/>
    <w:tmpl w:val="9622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F917F5"/>
    <w:multiLevelType w:val="multilevel"/>
    <w:tmpl w:val="9BAEE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682D75"/>
    <w:multiLevelType w:val="multilevel"/>
    <w:tmpl w:val="52200AE6"/>
    <w:lvl w:ilvl="0">
      <w:start w:val="5"/>
      <w:numFmt w:val="decimal"/>
      <w:lvlText w:val="%1"/>
      <w:lvlJc w:val="left"/>
      <w:pPr>
        <w:ind w:left="520" w:hanging="312"/>
      </w:pPr>
    </w:lvl>
    <w:lvl w:ilvl="1">
      <w:start w:val="1"/>
      <w:numFmt w:val="decimal"/>
      <w:lvlText w:val="%1.%2"/>
      <w:lvlJc w:val="left"/>
      <w:pPr>
        <w:ind w:left="520" w:hanging="312"/>
      </w:pPr>
    </w:lvl>
    <w:lvl w:ilvl="2">
      <w:numFmt w:val="bullet"/>
      <w:lvlText w:val="•"/>
      <w:lvlJc w:val="left"/>
      <w:pPr>
        <w:ind w:left="1310" w:hanging="312"/>
      </w:pPr>
    </w:lvl>
    <w:lvl w:ilvl="3">
      <w:numFmt w:val="bullet"/>
      <w:lvlText w:val="•"/>
      <w:lvlJc w:val="left"/>
      <w:pPr>
        <w:ind w:left="1705" w:hanging="312"/>
      </w:pPr>
    </w:lvl>
    <w:lvl w:ilvl="4">
      <w:numFmt w:val="bullet"/>
      <w:lvlText w:val="•"/>
      <w:lvlJc w:val="left"/>
      <w:pPr>
        <w:ind w:left="2100" w:hanging="312"/>
      </w:pPr>
    </w:lvl>
    <w:lvl w:ilvl="5">
      <w:numFmt w:val="bullet"/>
      <w:lvlText w:val="•"/>
      <w:lvlJc w:val="left"/>
      <w:pPr>
        <w:ind w:left="2496" w:hanging="312"/>
      </w:pPr>
    </w:lvl>
    <w:lvl w:ilvl="6">
      <w:numFmt w:val="bullet"/>
      <w:lvlText w:val="•"/>
      <w:lvlJc w:val="left"/>
      <w:pPr>
        <w:ind w:left="2891" w:hanging="311"/>
      </w:pPr>
    </w:lvl>
    <w:lvl w:ilvl="7">
      <w:numFmt w:val="bullet"/>
      <w:lvlText w:val="•"/>
      <w:lvlJc w:val="left"/>
      <w:pPr>
        <w:ind w:left="3286" w:hanging="311"/>
      </w:pPr>
    </w:lvl>
    <w:lvl w:ilvl="8">
      <w:numFmt w:val="bullet"/>
      <w:lvlText w:val="•"/>
      <w:lvlJc w:val="left"/>
      <w:pPr>
        <w:ind w:left="3681" w:hanging="311"/>
      </w:pPr>
    </w:lvl>
  </w:abstractNum>
  <w:abstractNum w:abstractNumId="38" w15:restartNumberingAfterBreak="0">
    <w:nsid w:val="43957F1E"/>
    <w:multiLevelType w:val="multilevel"/>
    <w:tmpl w:val="D020E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78342AE"/>
    <w:multiLevelType w:val="multilevel"/>
    <w:tmpl w:val="8CA2AAD6"/>
    <w:lvl w:ilvl="0">
      <w:start w:val="4"/>
      <w:numFmt w:val="decimal"/>
      <w:lvlText w:val="%1"/>
      <w:lvlJc w:val="left"/>
      <w:pPr>
        <w:ind w:left="525" w:hanging="315"/>
      </w:pPr>
    </w:lvl>
    <w:lvl w:ilvl="1">
      <w:start w:val="1"/>
      <w:numFmt w:val="decimal"/>
      <w:lvlText w:val="%1.%2"/>
      <w:lvlJc w:val="left"/>
      <w:pPr>
        <w:ind w:left="525" w:hanging="315"/>
      </w:pPr>
    </w:lvl>
    <w:lvl w:ilvl="2">
      <w:numFmt w:val="bullet"/>
      <w:lvlText w:val="•"/>
      <w:lvlJc w:val="left"/>
      <w:pPr>
        <w:ind w:left="1310" w:hanging="315"/>
      </w:pPr>
    </w:lvl>
    <w:lvl w:ilvl="3">
      <w:numFmt w:val="bullet"/>
      <w:lvlText w:val="•"/>
      <w:lvlJc w:val="left"/>
      <w:pPr>
        <w:ind w:left="1705" w:hanging="315"/>
      </w:pPr>
    </w:lvl>
    <w:lvl w:ilvl="4">
      <w:numFmt w:val="bullet"/>
      <w:lvlText w:val="•"/>
      <w:lvlJc w:val="left"/>
      <w:pPr>
        <w:ind w:left="2100" w:hanging="315"/>
      </w:pPr>
    </w:lvl>
    <w:lvl w:ilvl="5">
      <w:numFmt w:val="bullet"/>
      <w:lvlText w:val="•"/>
      <w:lvlJc w:val="left"/>
      <w:pPr>
        <w:ind w:left="2496" w:hanging="315"/>
      </w:pPr>
    </w:lvl>
    <w:lvl w:ilvl="6">
      <w:numFmt w:val="bullet"/>
      <w:lvlText w:val="•"/>
      <w:lvlJc w:val="left"/>
      <w:pPr>
        <w:ind w:left="2891" w:hanging="315"/>
      </w:pPr>
    </w:lvl>
    <w:lvl w:ilvl="7">
      <w:numFmt w:val="bullet"/>
      <w:lvlText w:val="•"/>
      <w:lvlJc w:val="left"/>
      <w:pPr>
        <w:ind w:left="3286" w:hanging="315"/>
      </w:pPr>
    </w:lvl>
    <w:lvl w:ilvl="8">
      <w:numFmt w:val="bullet"/>
      <w:lvlText w:val="•"/>
      <w:lvlJc w:val="left"/>
      <w:pPr>
        <w:ind w:left="3681" w:hanging="315"/>
      </w:pPr>
    </w:lvl>
  </w:abstractNum>
  <w:abstractNum w:abstractNumId="40" w15:restartNumberingAfterBreak="0">
    <w:nsid w:val="49465173"/>
    <w:multiLevelType w:val="hybridMultilevel"/>
    <w:tmpl w:val="F476110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9A0489F"/>
    <w:multiLevelType w:val="hybridMultilevel"/>
    <w:tmpl w:val="61207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C994FEA"/>
    <w:multiLevelType w:val="hybridMultilevel"/>
    <w:tmpl w:val="935834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DB133C3"/>
    <w:multiLevelType w:val="hybridMultilevel"/>
    <w:tmpl w:val="E2EAF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E880FF1"/>
    <w:multiLevelType w:val="multilevel"/>
    <w:tmpl w:val="64E07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FF3622D"/>
    <w:multiLevelType w:val="hybridMultilevel"/>
    <w:tmpl w:val="D1AC6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7F7C48"/>
    <w:multiLevelType w:val="multilevel"/>
    <w:tmpl w:val="4A2845D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5E5681F"/>
    <w:multiLevelType w:val="multilevel"/>
    <w:tmpl w:val="5840F958"/>
    <w:lvl w:ilvl="0">
      <w:start w:val="2"/>
      <w:numFmt w:val="decimal"/>
      <w:lvlText w:val="%1"/>
      <w:lvlJc w:val="left"/>
      <w:pPr>
        <w:ind w:left="513" w:hanging="301"/>
      </w:pPr>
    </w:lvl>
    <w:lvl w:ilvl="1">
      <w:start w:val="1"/>
      <w:numFmt w:val="decimal"/>
      <w:lvlText w:val="%1.%2"/>
      <w:lvlJc w:val="left"/>
      <w:pPr>
        <w:ind w:left="513" w:hanging="301"/>
      </w:pPr>
    </w:lvl>
    <w:lvl w:ilvl="2">
      <w:numFmt w:val="bullet"/>
      <w:lvlText w:val="•"/>
      <w:lvlJc w:val="left"/>
      <w:pPr>
        <w:ind w:left="1310" w:hanging="301"/>
      </w:pPr>
    </w:lvl>
    <w:lvl w:ilvl="3">
      <w:numFmt w:val="bullet"/>
      <w:lvlText w:val="•"/>
      <w:lvlJc w:val="left"/>
      <w:pPr>
        <w:ind w:left="1705" w:hanging="301"/>
      </w:pPr>
    </w:lvl>
    <w:lvl w:ilvl="4">
      <w:numFmt w:val="bullet"/>
      <w:lvlText w:val="•"/>
      <w:lvlJc w:val="left"/>
      <w:pPr>
        <w:ind w:left="2100" w:hanging="301"/>
      </w:pPr>
    </w:lvl>
    <w:lvl w:ilvl="5">
      <w:numFmt w:val="bullet"/>
      <w:lvlText w:val="•"/>
      <w:lvlJc w:val="left"/>
      <w:pPr>
        <w:ind w:left="2496" w:hanging="301"/>
      </w:pPr>
    </w:lvl>
    <w:lvl w:ilvl="6">
      <w:numFmt w:val="bullet"/>
      <w:lvlText w:val="•"/>
      <w:lvlJc w:val="left"/>
      <w:pPr>
        <w:ind w:left="2891" w:hanging="301"/>
      </w:pPr>
    </w:lvl>
    <w:lvl w:ilvl="7">
      <w:numFmt w:val="bullet"/>
      <w:lvlText w:val="•"/>
      <w:lvlJc w:val="left"/>
      <w:pPr>
        <w:ind w:left="3286" w:hanging="301"/>
      </w:pPr>
    </w:lvl>
    <w:lvl w:ilvl="8">
      <w:numFmt w:val="bullet"/>
      <w:lvlText w:val="•"/>
      <w:lvlJc w:val="left"/>
      <w:pPr>
        <w:ind w:left="3681" w:hanging="301"/>
      </w:pPr>
    </w:lvl>
  </w:abstractNum>
  <w:abstractNum w:abstractNumId="48" w15:restartNumberingAfterBreak="0">
    <w:nsid w:val="59486ED8"/>
    <w:multiLevelType w:val="multilevel"/>
    <w:tmpl w:val="2946E79E"/>
    <w:lvl w:ilvl="0">
      <w:start w:val="1"/>
      <w:numFmt w:val="bullet"/>
      <w:lvlText w:val="●"/>
      <w:lvlJc w:val="left"/>
      <w:pPr>
        <w:ind w:left="810" w:hanging="360"/>
      </w:pPr>
      <w:rPr>
        <w:u w:val="none"/>
      </w:rPr>
    </w:lvl>
    <w:lvl w:ilvl="1">
      <w:start w:val="1"/>
      <w:numFmt w:val="bullet"/>
      <w:lvlText w:val="○"/>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abstractNum>
  <w:abstractNum w:abstractNumId="49" w15:restartNumberingAfterBreak="0">
    <w:nsid w:val="5B7F6E87"/>
    <w:multiLevelType w:val="multilevel"/>
    <w:tmpl w:val="0514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D66FF9"/>
    <w:multiLevelType w:val="multilevel"/>
    <w:tmpl w:val="0144E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F093220"/>
    <w:multiLevelType w:val="hybridMultilevel"/>
    <w:tmpl w:val="3FCCF1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62B3274A"/>
    <w:multiLevelType w:val="hybridMultilevel"/>
    <w:tmpl w:val="FF949DC4"/>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63F920A8"/>
    <w:multiLevelType w:val="hybridMultilevel"/>
    <w:tmpl w:val="EA869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C921EC"/>
    <w:multiLevelType w:val="multilevel"/>
    <w:tmpl w:val="09F0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591F56"/>
    <w:multiLevelType w:val="hybridMultilevel"/>
    <w:tmpl w:val="D7FA221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91812FB"/>
    <w:multiLevelType w:val="multilevel"/>
    <w:tmpl w:val="9BB0363A"/>
    <w:lvl w:ilvl="0">
      <w:start w:val="3"/>
      <w:numFmt w:val="decimal"/>
      <w:lvlText w:val="%1"/>
      <w:lvlJc w:val="left"/>
      <w:pPr>
        <w:ind w:left="520" w:hanging="312"/>
      </w:pPr>
    </w:lvl>
    <w:lvl w:ilvl="1">
      <w:start w:val="1"/>
      <w:numFmt w:val="decimal"/>
      <w:lvlText w:val="%1.%2"/>
      <w:lvlJc w:val="left"/>
      <w:pPr>
        <w:ind w:left="520" w:hanging="312"/>
      </w:pPr>
    </w:lvl>
    <w:lvl w:ilvl="2">
      <w:numFmt w:val="bullet"/>
      <w:lvlText w:val="•"/>
      <w:lvlJc w:val="left"/>
      <w:pPr>
        <w:ind w:left="1310" w:hanging="312"/>
      </w:pPr>
    </w:lvl>
    <w:lvl w:ilvl="3">
      <w:numFmt w:val="bullet"/>
      <w:lvlText w:val="•"/>
      <w:lvlJc w:val="left"/>
      <w:pPr>
        <w:ind w:left="1705" w:hanging="312"/>
      </w:pPr>
    </w:lvl>
    <w:lvl w:ilvl="4">
      <w:numFmt w:val="bullet"/>
      <w:lvlText w:val="•"/>
      <w:lvlJc w:val="left"/>
      <w:pPr>
        <w:ind w:left="2100" w:hanging="312"/>
      </w:pPr>
    </w:lvl>
    <w:lvl w:ilvl="5">
      <w:numFmt w:val="bullet"/>
      <w:lvlText w:val="•"/>
      <w:lvlJc w:val="left"/>
      <w:pPr>
        <w:ind w:left="2496" w:hanging="312"/>
      </w:pPr>
    </w:lvl>
    <w:lvl w:ilvl="6">
      <w:numFmt w:val="bullet"/>
      <w:lvlText w:val="•"/>
      <w:lvlJc w:val="left"/>
      <w:pPr>
        <w:ind w:left="2891" w:hanging="311"/>
      </w:pPr>
    </w:lvl>
    <w:lvl w:ilvl="7">
      <w:numFmt w:val="bullet"/>
      <w:lvlText w:val="•"/>
      <w:lvlJc w:val="left"/>
      <w:pPr>
        <w:ind w:left="3286" w:hanging="311"/>
      </w:pPr>
    </w:lvl>
    <w:lvl w:ilvl="8">
      <w:numFmt w:val="bullet"/>
      <w:lvlText w:val="•"/>
      <w:lvlJc w:val="left"/>
      <w:pPr>
        <w:ind w:left="3681" w:hanging="311"/>
      </w:pPr>
    </w:lvl>
  </w:abstractNum>
  <w:abstractNum w:abstractNumId="57" w15:restartNumberingAfterBreak="0">
    <w:nsid w:val="6AC9753B"/>
    <w:multiLevelType w:val="hybridMultilevel"/>
    <w:tmpl w:val="3CCA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415D29"/>
    <w:multiLevelType w:val="multilevel"/>
    <w:tmpl w:val="21CCDF7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9" w15:restartNumberingAfterBreak="0">
    <w:nsid w:val="6C025BB0"/>
    <w:multiLevelType w:val="hybridMultilevel"/>
    <w:tmpl w:val="59126502"/>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6D273036"/>
    <w:multiLevelType w:val="multilevel"/>
    <w:tmpl w:val="7ACC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C372E8"/>
    <w:multiLevelType w:val="hybridMultilevel"/>
    <w:tmpl w:val="DA50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A67138"/>
    <w:multiLevelType w:val="multilevel"/>
    <w:tmpl w:val="80C47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443586"/>
    <w:multiLevelType w:val="multilevel"/>
    <w:tmpl w:val="0DD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2162C7"/>
    <w:multiLevelType w:val="multilevel"/>
    <w:tmpl w:val="6AFE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7E651B"/>
    <w:multiLevelType w:val="multilevel"/>
    <w:tmpl w:val="FF782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6501B0A"/>
    <w:multiLevelType w:val="multilevel"/>
    <w:tmpl w:val="F964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AC7839"/>
    <w:multiLevelType w:val="multilevel"/>
    <w:tmpl w:val="E59AE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B192E2E"/>
    <w:multiLevelType w:val="hybridMultilevel"/>
    <w:tmpl w:val="9138A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B005F4"/>
    <w:multiLevelType w:val="multilevel"/>
    <w:tmpl w:val="21CCDF7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16cid:durableId="527762672">
    <w:abstractNumId w:val="65"/>
  </w:num>
  <w:num w:numId="2" w16cid:durableId="1711224359">
    <w:abstractNumId w:val="17"/>
  </w:num>
  <w:num w:numId="3" w16cid:durableId="503588400">
    <w:abstractNumId w:val="32"/>
  </w:num>
  <w:num w:numId="4" w16cid:durableId="2006931580">
    <w:abstractNumId w:val="0"/>
  </w:num>
  <w:num w:numId="5" w16cid:durableId="1484005487">
    <w:abstractNumId w:val="44"/>
  </w:num>
  <w:num w:numId="6" w16cid:durableId="1170945569">
    <w:abstractNumId w:val="38"/>
  </w:num>
  <w:num w:numId="7" w16cid:durableId="620578233">
    <w:abstractNumId w:val="29"/>
  </w:num>
  <w:num w:numId="8" w16cid:durableId="389769184">
    <w:abstractNumId w:val="46"/>
  </w:num>
  <w:num w:numId="9" w16cid:durableId="1996102090">
    <w:abstractNumId w:val="6"/>
  </w:num>
  <w:num w:numId="10" w16cid:durableId="1470971373">
    <w:abstractNumId w:val="33"/>
  </w:num>
  <w:num w:numId="11" w16cid:durableId="1453089449">
    <w:abstractNumId w:val="67"/>
  </w:num>
  <w:num w:numId="12" w16cid:durableId="1277520662">
    <w:abstractNumId w:val="56"/>
  </w:num>
  <w:num w:numId="13" w16cid:durableId="657539504">
    <w:abstractNumId w:val="47"/>
  </w:num>
  <w:num w:numId="14" w16cid:durableId="709380061">
    <w:abstractNumId w:val="21"/>
  </w:num>
  <w:num w:numId="15" w16cid:durableId="2981295">
    <w:abstractNumId w:val="2"/>
  </w:num>
  <w:num w:numId="16" w16cid:durableId="907762377">
    <w:abstractNumId w:val="37"/>
  </w:num>
  <w:num w:numId="17" w16cid:durableId="1030179812">
    <w:abstractNumId w:val="39"/>
  </w:num>
  <w:num w:numId="18" w16cid:durableId="1408649144">
    <w:abstractNumId w:val="27"/>
  </w:num>
  <w:num w:numId="19" w16cid:durableId="1162503794">
    <w:abstractNumId w:val="16"/>
  </w:num>
  <w:num w:numId="20" w16cid:durableId="1091122200">
    <w:abstractNumId w:val="50"/>
  </w:num>
  <w:num w:numId="21" w16cid:durableId="31341966">
    <w:abstractNumId w:val="23"/>
  </w:num>
  <w:num w:numId="22" w16cid:durableId="1146430842">
    <w:abstractNumId w:val="4"/>
  </w:num>
  <w:num w:numId="23" w16cid:durableId="2077124276">
    <w:abstractNumId w:val="48"/>
  </w:num>
  <w:num w:numId="24" w16cid:durableId="1025137821">
    <w:abstractNumId w:val="15"/>
  </w:num>
  <w:num w:numId="25" w16cid:durableId="304090867">
    <w:abstractNumId w:val="26"/>
  </w:num>
  <w:num w:numId="26" w16cid:durableId="1392078702">
    <w:abstractNumId w:val="64"/>
  </w:num>
  <w:num w:numId="27" w16cid:durableId="1269511600">
    <w:abstractNumId w:val="19"/>
  </w:num>
  <w:num w:numId="28" w16cid:durableId="1535775734">
    <w:abstractNumId w:val="28"/>
  </w:num>
  <w:num w:numId="29" w16cid:durableId="1927420265">
    <w:abstractNumId w:val="45"/>
  </w:num>
  <w:num w:numId="30" w16cid:durableId="1911453316">
    <w:abstractNumId w:val="10"/>
  </w:num>
  <w:num w:numId="31" w16cid:durableId="346714243">
    <w:abstractNumId w:val="57"/>
  </w:num>
  <w:num w:numId="32" w16cid:durableId="1715619270">
    <w:abstractNumId w:val="43"/>
  </w:num>
  <w:num w:numId="33" w16cid:durableId="1265072916">
    <w:abstractNumId w:val="34"/>
  </w:num>
  <w:num w:numId="34" w16cid:durableId="937523">
    <w:abstractNumId w:val="5"/>
  </w:num>
  <w:num w:numId="35" w16cid:durableId="1422874273">
    <w:abstractNumId w:val="36"/>
  </w:num>
  <w:num w:numId="36" w16cid:durableId="1064639950">
    <w:abstractNumId w:val="61"/>
  </w:num>
  <w:num w:numId="37" w16cid:durableId="163130750">
    <w:abstractNumId w:val="66"/>
  </w:num>
  <w:num w:numId="38" w16cid:durableId="1904219389">
    <w:abstractNumId w:val="42"/>
  </w:num>
  <w:num w:numId="39" w16cid:durableId="2086879558">
    <w:abstractNumId w:val="11"/>
  </w:num>
  <w:num w:numId="40" w16cid:durableId="1134787600">
    <w:abstractNumId w:val="14"/>
  </w:num>
  <w:num w:numId="41" w16cid:durableId="1624538202">
    <w:abstractNumId w:val="69"/>
  </w:num>
  <w:num w:numId="42" w16cid:durableId="1034572480">
    <w:abstractNumId w:val="18"/>
  </w:num>
  <w:num w:numId="43" w16cid:durableId="1440219581">
    <w:abstractNumId w:val="58"/>
  </w:num>
  <w:num w:numId="44" w16cid:durableId="422841834">
    <w:abstractNumId w:val="1"/>
  </w:num>
  <w:num w:numId="45" w16cid:durableId="571354325">
    <w:abstractNumId w:val="53"/>
  </w:num>
  <w:num w:numId="46" w16cid:durableId="1588227730">
    <w:abstractNumId w:val="63"/>
  </w:num>
  <w:num w:numId="47" w16cid:durableId="1971401301">
    <w:abstractNumId w:val="68"/>
  </w:num>
  <w:num w:numId="48" w16cid:durableId="196746242">
    <w:abstractNumId w:val="41"/>
  </w:num>
  <w:num w:numId="49" w16cid:durableId="258372865">
    <w:abstractNumId w:val="13"/>
  </w:num>
  <w:num w:numId="50" w16cid:durableId="48307413">
    <w:abstractNumId w:val="51"/>
  </w:num>
  <w:num w:numId="51" w16cid:durableId="329870150">
    <w:abstractNumId w:val="25"/>
  </w:num>
  <w:num w:numId="52" w16cid:durableId="229079375">
    <w:abstractNumId w:val="54"/>
  </w:num>
  <w:num w:numId="53" w16cid:durableId="1916353921">
    <w:abstractNumId w:val="49"/>
  </w:num>
  <w:num w:numId="54" w16cid:durableId="1193693806">
    <w:abstractNumId w:val="22"/>
  </w:num>
  <w:num w:numId="55" w16cid:durableId="1103111179">
    <w:abstractNumId w:val="3"/>
  </w:num>
  <w:num w:numId="56" w16cid:durableId="239216491">
    <w:abstractNumId w:val="8"/>
  </w:num>
  <w:num w:numId="57" w16cid:durableId="1963220848">
    <w:abstractNumId w:val="7"/>
  </w:num>
  <w:num w:numId="58" w16cid:durableId="1727534923">
    <w:abstractNumId w:val="62"/>
  </w:num>
  <w:num w:numId="59" w16cid:durableId="440300108">
    <w:abstractNumId w:val="20"/>
  </w:num>
  <w:num w:numId="60" w16cid:durableId="618994141">
    <w:abstractNumId w:val="24"/>
  </w:num>
  <w:num w:numId="61" w16cid:durableId="1793791669">
    <w:abstractNumId w:val="52"/>
  </w:num>
  <w:num w:numId="62" w16cid:durableId="1786805717">
    <w:abstractNumId w:val="30"/>
  </w:num>
  <w:num w:numId="63" w16cid:durableId="1062220057">
    <w:abstractNumId w:val="60"/>
  </w:num>
  <w:num w:numId="64" w16cid:durableId="828400564">
    <w:abstractNumId w:val="31"/>
  </w:num>
  <w:num w:numId="65" w16cid:durableId="290870356">
    <w:abstractNumId w:val="59"/>
  </w:num>
  <w:num w:numId="66" w16cid:durableId="1376930928">
    <w:abstractNumId w:val="12"/>
  </w:num>
  <w:num w:numId="67" w16cid:durableId="1963997573">
    <w:abstractNumId w:val="55"/>
  </w:num>
  <w:num w:numId="68" w16cid:durableId="441069799">
    <w:abstractNumId w:val="40"/>
  </w:num>
  <w:num w:numId="69" w16cid:durableId="108747335">
    <w:abstractNumId w:val="35"/>
  </w:num>
  <w:num w:numId="70" w16cid:durableId="693115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885"/>
    <w:rsid w:val="00064961"/>
    <w:rsid w:val="00077E90"/>
    <w:rsid w:val="000A2C68"/>
    <w:rsid w:val="000A6BC3"/>
    <w:rsid w:val="000B615D"/>
    <w:rsid w:val="000E250D"/>
    <w:rsid w:val="00103EA4"/>
    <w:rsid w:val="00136F1F"/>
    <w:rsid w:val="00140DAB"/>
    <w:rsid w:val="00142B30"/>
    <w:rsid w:val="001473E7"/>
    <w:rsid w:val="00191234"/>
    <w:rsid w:val="00197064"/>
    <w:rsid w:val="001C4B1A"/>
    <w:rsid w:val="001D190C"/>
    <w:rsid w:val="002051D9"/>
    <w:rsid w:val="00211A46"/>
    <w:rsid w:val="00212A32"/>
    <w:rsid w:val="00223BF5"/>
    <w:rsid w:val="0026643D"/>
    <w:rsid w:val="0028013D"/>
    <w:rsid w:val="0028637E"/>
    <w:rsid w:val="002A14B3"/>
    <w:rsid w:val="003020AC"/>
    <w:rsid w:val="00313DCE"/>
    <w:rsid w:val="00346465"/>
    <w:rsid w:val="003715AA"/>
    <w:rsid w:val="004460C1"/>
    <w:rsid w:val="00464E01"/>
    <w:rsid w:val="00483B37"/>
    <w:rsid w:val="00493D2A"/>
    <w:rsid w:val="004A3A5F"/>
    <w:rsid w:val="004A7A70"/>
    <w:rsid w:val="004B7591"/>
    <w:rsid w:val="004C3161"/>
    <w:rsid w:val="004C73DE"/>
    <w:rsid w:val="004E04CF"/>
    <w:rsid w:val="005435B6"/>
    <w:rsid w:val="005774DE"/>
    <w:rsid w:val="00584A09"/>
    <w:rsid w:val="005D5255"/>
    <w:rsid w:val="006037ED"/>
    <w:rsid w:val="006142DA"/>
    <w:rsid w:val="006328C2"/>
    <w:rsid w:val="006459D9"/>
    <w:rsid w:val="00647905"/>
    <w:rsid w:val="006764A7"/>
    <w:rsid w:val="006803B2"/>
    <w:rsid w:val="006D4F98"/>
    <w:rsid w:val="00715853"/>
    <w:rsid w:val="00721452"/>
    <w:rsid w:val="00746DD1"/>
    <w:rsid w:val="00752F4B"/>
    <w:rsid w:val="00837944"/>
    <w:rsid w:val="008506E8"/>
    <w:rsid w:val="00862098"/>
    <w:rsid w:val="00923A02"/>
    <w:rsid w:val="00927467"/>
    <w:rsid w:val="00956E28"/>
    <w:rsid w:val="00982252"/>
    <w:rsid w:val="009A290A"/>
    <w:rsid w:val="009D41DB"/>
    <w:rsid w:val="009E6D5E"/>
    <w:rsid w:val="00A0105B"/>
    <w:rsid w:val="00A12307"/>
    <w:rsid w:val="00A132C7"/>
    <w:rsid w:val="00A13FBF"/>
    <w:rsid w:val="00A2024D"/>
    <w:rsid w:val="00A26EE5"/>
    <w:rsid w:val="00A44885"/>
    <w:rsid w:val="00A52C90"/>
    <w:rsid w:val="00A80864"/>
    <w:rsid w:val="00A94AC8"/>
    <w:rsid w:val="00AB2B0C"/>
    <w:rsid w:val="00AD36C7"/>
    <w:rsid w:val="00AD5193"/>
    <w:rsid w:val="00B0447E"/>
    <w:rsid w:val="00B14757"/>
    <w:rsid w:val="00B6326C"/>
    <w:rsid w:val="00B960F4"/>
    <w:rsid w:val="00BE0C92"/>
    <w:rsid w:val="00C44880"/>
    <w:rsid w:val="00C44A02"/>
    <w:rsid w:val="00C70E40"/>
    <w:rsid w:val="00CA1255"/>
    <w:rsid w:val="00CC3AFA"/>
    <w:rsid w:val="00CC4D6D"/>
    <w:rsid w:val="00CD5B37"/>
    <w:rsid w:val="00D102E3"/>
    <w:rsid w:val="00D13F62"/>
    <w:rsid w:val="00D32921"/>
    <w:rsid w:val="00D42DCF"/>
    <w:rsid w:val="00D675DF"/>
    <w:rsid w:val="00D87902"/>
    <w:rsid w:val="00DA7701"/>
    <w:rsid w:val="00DC7B46"/>
    <w:rsid w:val="00DE4AC5"/>
    <w:rsid w:val="00E41316"/>
    <w:rsid w:val="00E51806"/>
    <w:rsid w:val="00E53896"/>
    <w:rsid w:val="00E54F5C"/>
    <w:rsid w:val="00E6268C"/>
    <w:rsid w:val="00E67C1A"/>
    <w:rsid w:val="00EC5E97"/>
    <w:rsid w:val="00EE77F9"/>
    <w:rsid w:val="00F27731"/>
    <w:rsid w:val="00F30186"/>
    <w:rsid w:val="00F96D10"/>
    <w:rsid w:val="00FD3308"/>
    <w:rsid w:val="00FE7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90C82"/>
  <w15:docId w15:val="{1C9D5243-BF88-4F5C-BD85-9250A452E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4"/>
      <w:ind w:left="20"/>
      <w:outlineLvl w:val="0"/>
    </w:pPr>
    <w:rPr>
      <w:b/>
      <w:bCs/>
      <w:sz w:val="36"/>
      <w:szCs w:val="36"/>
    </w:rPr>
  </w:style>
  <w:style w:type="paragraph" w:styleId="Heading2">
    <w:name w:val="heading 2"/>
    <w:basedOn w:val="Normal"/>
    <w:next w:val="Normal"/>
    <w:pPr>
      <w:ind w:right="1084"/>
      <w:jc w:val="center"/>
      <w:outlineLvl w:val="1"/>
    </w:pPr>
    <w:rPr>
      <w:b/>
      <w:bCs/>
      <w:sz w:val="30"/>
      <w:szCs w:val="30"/>
    </w:rPr>
  </w:style>
  <w:style w:type="paragraph" w:styleId="Heading3">
    <w:name w:val="heading 3"/>
    <w:basedOn w:val="Normal"/>
    <w:next w:val="Normal"/>
    <w:pPr>
      <w:ind w:left="1141" w:hanging="420"/>
      <w:outlineLvl w:val="2"/>
    </w:pPr>
    <w:rPr>
      <w:b/>
      <w:bCs/>
      <w:sz w:val="28"/>
      <w:szCs w:val="28"/>
    </w:rPr>
  </w:style>
  <w:style w:type="paragraph" w:styleId="Heading4">
    <w:name w:val="heading 4"/>
    <w:basedOn w:val="Normal"/>
    <w:next w:val="Normal"/>
    <w:pPr>
      <w:ind w:left="72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ind w:right="1078"/>
      <w:jc w:val="center"/>
    </w:pPr>
    <w:rPr>
      <w:b/>
      <w:bCs/>
      <w:sz w:val="48"/>
      <w:szCs w:val="4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NormalWeb">
    <w:name w:val="Normal (Web)"/>
    <w:basedOn w:val="Normal"/>
    <w:uiPriority w:val="99"/>
    <w:unhideWhenUsed/>
    <w:rsid w:val="003020AC"/>
    <w:pPr>
      <w:widowControl/>
      <w:spacing w:before="100" w:beforeAutospacing="1" w:after="100" w:afterAutospacing="1"/>
    </w:pPr>
    <w:rPr>
      <w:sz w:val="24"/>
      <w:szCs w:val="24"/>
      <w:lang w:val="en-US"/>
    </w:rPr>
  </w:style>
  <w:style w:type="character" w:styleId="Strong">
    <w:name w:val="Strong"/>
    <w:basedOn w:val="DefaultParagraphFont"/>
    <w:uiPriority w:val="22"/>
    <w:qFormat/>
    <w:rsid w:val="003020AC"/>
    <w:rPr>
      <w:b/>
      <w:bCs/>
    </w:rPr>
  </w:style>
  <w:style w:type="paragraph" w:styleId="ListParagraph">
    <w:name w:val="List Paragraph"/>
    <w:basedOn w:val="Normal"/>
    <w:uiPriority w:val="34"/>
    <w:qFormat/>
    <w:rsid w:val="00862098"/>
    <w:pPr>
      <w:ind w:left="720"/>
      <w:contextualSpacing/>
    </w:pPr>
  </w:style>
  <w:style w:type="character" w:styleId="HTMLCode">
    <w:name w:val="HTML Code"/>
    <w:basedOn w:val="DefaultParagraphFont"/>
    <w:uiPriority w:val="99"/>
    <w:semiHidden/>
    <w:unhideWhenUsed/>
    <w:rsid w:val="00EC5E97"/>
    <w:rPr>
      <w:rFonts w:ascii="Courier New" w:eastAsia="Times New Roman" w:hAnsi="Courier New" w:cs="Courier New"/>
      <w:sz w:val="20"/>
      <w:szCs w:val="20"/>
    </w:rPr>
  </w:style>
  <w:style w:type="character" w:styleId="Hyperlink">
    <w:name w:val="Hyperlink"/>
    <w:basedOn w:val="DefaultParagraphFont"/>
    <w:uiPriority w:val="99"/>
    <w:unhideWhenUsed/>
    <w:rsid w:val="00197064"/>
    <w:rPr>
      <w:color w:val="0000FF"/>
      <w:u w:val="single"/>
    </w:rPr>
  </w:style>
  <w:style w:type="character" w:styleId="Emphasis">
    <w:name w:val="Emphasis"/>
    <w:basedOn w:val="DefaultParagraphFont"/>
    <w:uiPriority w:val="20"/>
    <w:qFormat/>
    <w:rsid w:val="00197064"/>
    <w:rPr>
      <w:i/>
      <w:iCs/>
    </w:rPr>
  </w:style>
  <w:style w:type="paragraph" w:styleId="Header">
    <w:name w:val="header"/>
    <w:basedOn w:val="Normal"/>
    <w:link w:val="HeaderChar"/>
    <w:uiPriority w:val="99"/>
    <w:unhideWhenUsed/>
    <w:rsid w:val="00A80864"/>
    <w:pPr>
      <w:tabs>
        <w:tab w:val="center" w:pos="4513"/>
        <w:tab w:val="right" w:pos="9026"/>
      </w:tabs>
    </w:pPr>
  </w:style>
  <w:style w:type="character" w:customStyle="1" w:styleId="HeaderChar">
    <w:name w:val="Header Char"/>
    <w:basedOn w:val="DefaultParagraphFont"/>
    <w:link w:val="Header"/>
    <w:uiPriority w:val="99"/>
    <w:rsid w:val="00A80864"/>
  </w:style>
  <w:style w:type="paragraph" w:styleId="Footer">
    <w:name w:val="footer"/>
    <w:basedOn w:val="Normal"/>
    <w:link w:val="FooterChar"/>
    <w:uiPriority w:val="99"/>
    <w:unhideWhenUsed/>
    <w:rsid w:val="00A80864"/>
    <w:pPr>
      <w:tabs>
        <w:tab w:val="center" w:pos="4513"/>
        <w:tab w:val="right" w:pos="9026"/>
      </w:tabs>
    </w:pPr>
  </w:style>
  <w:style w:type="character" w:customStyle="1" w:styleId="FooterChar">
    <w:name w:val="Footer Char"/>
    <w:basedOn w:val="DefaultParagraphFont"/>
    <w:link w:val="Footer"/>
    <w:uiPriority w:val="99"/>
    <w:rsid w:val="00A80864"/>
  </w:style>
  <w:style w:type="character" w:styleId="UnresolvedMention">
    <w:name w:val="Unresolved Mention"/>
    <w:basedOn w:val="DefaultParagraphFont"/>
    <w:uiPriority w:val="99"/>
    <w:semiHidden/>
    <w:unhideWhenUsed/>
    <w:rsid w:val="00371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6383">
      <w:bodyDiv w:val="1"/>
      <w:marLeft w:val="0"/>
      <w:marRight w:val="0"/>
      <w:marTop w:val="0"/>
      <w:marBottom w:val="0"/>
      <w:divBdr>
        <w:top w:val="none" w:sz="0" w:space="0" w:color="auto"/>
        <w:left w:val="none" w:sz="0" w:space="0" w:color="auto"/>
        <w:bottom w:val="none" w:sz="0" w:space="0" w:color="auto"/>
        <w:right w:val="none" w:sz="0" w:space="0" w:color="auto"/>
      </w:divBdr>
    </w:div>
    <w:div w:id="97338054">
      <w:bodyDiv w:val="1"/>
      <w:marLeft w:val="0"/>
      <w:marRight w:val="0"/>
      <w:marTop w:val="0"/>
      <w:marBottom w:val="0"/>
      <w:divBdr>
        <w:top w:val="none" w:sz="0" w:space="0" w:color="auto"/>
        <w:left w:val="none" w:sz="0" w:space="0" w:color="auto"/>
        <w:bottom w:val="none" w:sz="0" w:space="0" w:color="auto"/>
        <w:right w:val="none" w:sz="0" w:space="0" w:color="auto"/>
      </w:divBdr>
    </w:div>
    <w:div w:id="232159970">
      <w:bodyDiv w:val="1"/>
      <w:marLeft w:val="0"/>
      <w:marRight w:val="0"/>
      <w:marTop w:val="0"/>
      <w:marBottom w:val="0"/>
      <w:divBdr>
        <w:top w:val="none" w:sz="0" w:space="0" w:color="auto"/>
        <w:left w:val="none" w:sz="0" w:space="0" w:color="auto"/>
        <w:bottom w:val="none" w:sz="0" w:space="0" w:color="auto"/>
        <w:right w:val="none" w:sz="0" w:space="0" w:color="auto"/>
      </w:divBdr>
    </w:div>
    <w:div w:id="280694433">
      <w:bodyDiv w:val="1"/>
      <w:marLeft w:val="0"/>
      <w:marRight w:val="0"/>
      <w:marTop w:val="0"/>
      <w:marBottom w:val="0"/>
      <w:divBdr>
        <w:top w:val="none" w:sz="0" w:space="0" w:color="auto"/>
        <w:left w:val="none" w:sz="0" w:space="0" w:color="auto"/>
        <w:bottom w:val="none" w:sz="0" w:space="0" w:color="auto"/>
        <w:right w:val="none" w:sz="0" w:space="0" w:color="auto"/>
      </w:divBdr>
    </w:div>
    <w:div w:id="322054254">
      <w:bodyDiv w:val="1"/>
      <w:marLeft w:val="0"/>
      <w:marRight w:val="0"/>
      <w:marTop w:val="0"/>
      <w:marBottom w:val="0"/>
      <w:divBdr>
        <w:top w:val="none" w:sz="0" w:space="0" w:color="auto"/>
        <w:left w:val="none" w:sz="0" w:space="0" w:color="auto"/>
        <w:bottom w:val="none" w:sz="0" w:space="0" w:color="auto"/>
        <w:right w:val="none" w:sz="0" w:space="0" w:color="auto"/>
      </w:divBdr>
    </w:div>
    <w:div w:id="378018718">
      <w:bodyDiv w:val="1"/>
      <w:marLeft w:val="0"/>
      <w:marRight w:val="0"/>
      <w:marTop w:val="0"/>
      <w:marBottom w:val="0"/>
      <w:divBdr>
        <w:top w:val="none" w:sz="0" w:space="0" w:color="auto"/>
        <w:left w:val="none" w:sz="0" w:space="0" w:color="auto"/>
        <w:bottom w:val="none" w:sz="0" w:space="0" w:color="auto"/>
        <w:right w:val="none" w:sz="0" w:space="0" w:color="auto"/>
      </w:divBdr>
    </w:div>
    <w:div w:id="507258146">
      <w:bodyDiv w:val="1"/>
      <w:marLeft w:val="0"/>
      <w:marRight w:val="0"/>
      <w:marTop w:val="0"/>
      <w:marBottom w:val="0"/>
      <w:divBdr>
        <w:top w:val="none" w:sz="0" w:space="0" w:color="auto"/>
        <w:left w:val="none" w:sz="0" w:space="0" w:color="auto"/>
        <w:bottom w:val="none" w:sz="0" w:space="0" w:color="auto"/>
        <w:right w:val="none" w:sz="0" w:space="0" w:color="auto"/>
      </w:divBdr>
    </w:div>
    <w:div w:id="677661760">
      <w:bodyDiv w:val="1"/>
      <w:marLeft w:val="0"/>
      <w:marRight w:val="0"/>
      <w:marTop w:val="0"/>
      <w:marBottom w:val="0"/>
      <w:divBdr>
        <w:top w:val="none" w:sz="0" w:space="0" w:color="auto"/>
        <w:left w:val="none" w:sz="0" w:space="0" w:color="auto"/>
        <w:bottom w:val="none" w:sz="0" w:space="0" w:color="auto"/>
        <w:right w:val="none" w:sz="0" w:space="0" w:color="auto"/>
      </w:divBdr>
    </w:div>
    <w:div w:id="817502856">
      <w:bodyDiv w:val="1"/>
      <w:marLeft w:val="0"/>
      <w:marRight w:val="0"/>
      <w:marTop w:val="0"/>
      <w:marBottom w:val="0"/>
      <w:divBdr>
        <w:top w:val="none" w:sz="0" w:space="0" w:color="auto"/>
        <w:left w:val="none" w:sz="0" w:space="0" w:color="auto"/>
        <w:bottom w:val="none" w:sz="0" w:space="0" w:color="auto"/>
        <w:right w:val="none" w:sz="0" w:space="0" w:color="auto"/>
      </w:divBdr>
    </w:div>
    <w:div w:id="860165812">
      <w:bodyDiv w:val="1"/>
      <w:marLeft w:val="0"/>
      <w:marRight w:val="0"/>
      <w:marTop w:val="0"/>
      <w:marBottom w:val="0"/>
      <w:divBdr>
        <w:top w:val="none" w:sz="0" w:space="0" w:color="auto"/>
        <w:left w:val="none" w:sz="0" w:space="0" w:color="auto"/>
        <w:bottom w:val="none" w:sz="0" w:space="0" w:color="auto"/>
        <w:right w:val="none" w:sz="0" w:space="0" w:color="auto"/>
      </w:divBdr>
    </w:div>
    <w:div w:id="895505337">
      <w:bodyDiv w:val="1"/>
      <w:marLeft w:val="0"/>
      <w:marRight w:val="0"/>
      <w:marTop w:val="0"/>
      <w:marBottom w:val="0"/>
      <w:divBdr>
        <w:top w:val="none" w:sz="0" w:space="0" w:color="auto"/>
        <w:left w:val="none" w:sz="0" w:space="0" w:color="auto"/>
        <w:bottom w:val="none" w:sz="0" w:space="0" w:color="auto"/>
        <w:right w:val="none" w:sz="0" w:space="0" w:color="auto"/>
      </w:divBdr>
    </w:div>
    <w:div w:id="935092572">
      <w:bodyDiv w:val="1"/>
      <w:marLeft w:val="0"/>
      <w:marRight w:val="0"/>
      <w:marTop w:val="0"/>
      <w:marBottom w:val="0"/>
      <w:divBdr>
        <w:top w:val="none" w:sz="0" w:space="0" w:color="auto"/>
        <w:left w:val="none" w:sz="0" w:space="0" w:color="auto"/>
        <w:bottom w:val="none" w:sz="0" w:space="0" w:color="auto"/>
        <w:right w:val="none" w:sz="0" w:space="0" w:color="auto"/>
      </w:divBdr>
    </w:div>
    <w:div w:id="1016613168">
      <w:bodyDiv w:val="1"/>
      <w:marLeft w:val="0"/>
      <w:marRight w:val="0"/>
      <w:marTop w:val="0"/>
      <w:marBottom w:val="0"/>
      <w:divBdr>
        <w:top w:val="none" w:sz="0" w:space="0" w:color="auto"/>
        <w:left w:val="none" w:sz="0" w:space="0" w:color="auto"/>
        <w:bottom w:val="none" w:sz="0" w:space="0" w:color="auto"/>
        <w:right w:val="none" w:sz="0" w:space="0" w:color="auto"/>
      </w:divBdr>
    </w:div>
    <w:div w:id="1073626650">
      <w:bodyDiv w:val="1"/>
      <w:marLeft w:val="0"/>
      <w:marRight w:val="0"/>
      <w:marTop w:val="0"/>
      <w:marBottom w:val="0"/>
      <w:divBdr>
        <w:top w:val="none" w:sz="0" w:space="0" w:color="auto"/>
        <w:left w:val="none" w:sz="0" w:space="0" w:color="auto"/>
        <w:bottom w:val="none" w:sz="0" w:space="0" w:color="auto"/>
        <w:right w:val="none" w:sz="0" w:space="0" w:color="auto"/>
      </w:divBdr>
    </w:div>
    <w:div w:id="1105730080">
      <w:bodyDiv w:val="1"/>
      <w:marLeft w:val="0"/>
      <w:marRight w:val="0"/>
      <w:marTop w:val="0"/>
      <w:marBottom w:val="0"/>
      <w:divBdr>
        <w:top w:val="none" w:sz="0" w:space="0" w:color="auto"/>
        <w:left w:val="none" w:sz="0" w:space="0" w:color="auto"/>
        <w:bottom w:val="none" w:sz="0" w:space="0" w:color="auto"/>
        <w:right w:val="none" w:sz="0" w:space="0" w:color="auto"/>
      </w:divBdr>
    </w:div>
    <w:div w:id="1131939583">
      <w:bodyDiv w:val="1"/>
      <w:marLeft w:val="0"/>
      <w:marRight w:val="0"/>
      <w:marTop w:val="0"/>
      <w:marBottom w:val="0"/>
      <w:divBdr>
        <w:top w:val="none" w:sz="0" w:space="0" w:color="auto"/>
        <w:left w:val="none" w:sz="0" w:space="0" w:color="auto"/>
        <w:bottom w:val="none" w:sz="0" w:space="0" w:color="auto"/>
        <w:right w:val="none" w:sz="0" w:space="0" w:color="auto"/>
      </w:divBdr>
    </w:div>
    <w:div w:id="1177039864">
      <w:bodyDiv w:val="1"/>
      <w:marLeft w:val="0"/>
      <w:marRight w:val="0"/>
      <w:marTop w:val="0"/>
      <w:marBottom w:val="0"/>
      <w:divBdr>
        <w:top w:val="none" w:sz="0" w:space="0" w:color="auto"/>
        <w:left w:val="none" w:sz="0" w:space="0" w:color="auto"/>
        <w:bottom w:val="none" w:sz="0" w:space="0" w:color="auto"/>
        <w:right w:val="none" w:sz="0" w:space="0" w:color="auto"/>
      </w:divBdr>
    </w:div>
    <w:div w:id="1224095852">
      <w:bodyDiv w:val="1"/>
      <w:marLeft w:val="0"/>
      <w:marRight w:val="0"/>
      <w:marTop w:val="0"/>
      <w:marBottom w:val="0"/>
      <w:divBdr>
        <w:top w:val="none" w:sz="0" w:space="0" w:color="auto"/>
        <w:left w:val="none" w:sz="0" w:space="0" w:color="auto"/>
        <w:bottom w:val="none" w:sz="0" w:space="0" w:color="auto"/>
        <w:right w:val="none" w:sz="0" w:space="0" w:color="auto"/>
      </w:divBdr>
    </w:div>
    <w:div w:id="1286503356">
      <w:bodyDiv w:val="1"/>
      <w:marLeft w:val="0"/>
      <w:marRight w:val="0"/>
      <w:marTop w:val="0"/>
      <w:marBottom w:val="0"/>
      <w:divBdr>
        <w:top w:val="none" w:sz="0" w:space="0" w:color="auto"/>
        <w:left w:val="none" w:sz="0" w:space="0" w:color="auto"/>
        <w:bottom w:val="none" w:sz="0" w:space="0" w:color="auto"/>
        <w:right w:val="none" w:sz="0" w:space="0" w:color="auto"/>
      </w:divBdr>
    </w:div>
    <w:div w:id="1303272744">
      <w:bodyDiv w:val="1"/>
      <w:marLeft w:val="0"/>
      <w:marRight w:val="0"/>
      <w:marTop w:val="0"/>
      <w:marBottom w:val="0"/>
      <w:divBdr>
        <w:top w:val="none" w:sz="0" w:space="0" w:color="auto"/>
        <w:left w:val="none" w:sz="0" w:space="0" w:color="auto"/>
        <w:bottom w:val="none" w:sz="0" w:space="0" w:color="auto"/>
        <w:right w:val="none" w:sz="0" w:space="0" w:color="auto"/>
      </w:divBdr>
      <w:divsChild>
        <w:div w:id="1563254803">
          <w:marLeft w:val="0"/>
          <w:marRight w:val="0"/>
          <w:marTop w:val="0"/>
          <w:marBottom w:val="0"/>
          <w:divBdr>
            <w:top w:val="none" w:sz="0" w:space="0" w:color="auto"/>
            <w:left w:val="none" w:sz="0" w:space="0" w:color="auto"/>
            <w:bottom w:val="none" w:sz="0" w:space="0" w:color="auto"/>
            <w:right w:val="none" w:sz="0" w:space="0" w:color="auto"/>
          </w:divBdr>
          <w:divsChild>
            <w:div w:id="1663239864">
              <w:marLeft w:val="0"/>
              <w:marRight w:val="0"/>
              <w:marTop w:val="0"/>
              <w:marBottom w:val="0"/>
              <w:divBdr>
                <w:top w:val="none" w:sz="0" w:space="0" w:color="auto"/>
                <w:left w:val="none" w:sz="0" w:space="0" w:color="auto"/>
                <w:bottom w:val="none" w:sz="0" w:space="0" w:color="auto"/>
                <w:right w:val="none" w:sz="0" w:space="0" w:color="auto"/>
              </w:divBdr>
              <w:divsChild>
                <w:div w:id="1131442243">
                  <w:marLeft w:val="0"/>
                  <w:marRight w:val="0"/>
                  <w:marTop w:val="0"/>
                  <w:marBottom w:val="0"/>
                  <w:divBdr>
                    <w:top w:val="none" w:sz="0" w:space="0" w:color="auto"/>
                    <w:left w:val="none" w:sz="0" w:space="0" w:color="auto"/>
                    <w:bottom w:val="none" w:sz="0" w:space="0" w:color="auto"/>
                    <w:right w:val="none" w:sz="0" w:space="0" w:color="auto"/>
                  </w:divBdr>
                  <w:divsChild>
                    <w:div w:id="504518293">
                      <w:marLeft w:val="0"/>
                      <w:marRight w:val="0"/>
                      <w:marTop w:val="0"/>
                      <w:marBottom w:val="0"/>
                      <w:divBdr>
                        <w:top w:val="none" w:sz="0" w:space="0" w:color="auto"/>
                        <w:left w:val="none" w:sz="0" w:space="0" w:color="auto"/>
                        <w:bottom w:val="none" w:sz="0" w:space="0" w:color="auto"/>
                        <w:right w:val="none" w:sz="0" w:space="0" w:color="auto"/>
                      </w:divBdr>
                      <w:divsChild>
                        <w:div w:id="796265293">
                          <w:marLeft w:val="0"/>
                          <w:marRight w:val="0"/>
                          <w:marTop w:val="0"/>
                          <w:marBottom w:val="0"/>
                          <w:divBdr>
                            <w:top w:val="none" w:sz="0" w:space="0" w:color="auto"/>
                            <w:left w:val="none" w:sz="0" w:space="0" w:color="auto"/>
                            <w:bottom w:val="none" w:sz="0" w:space="0" w:color="auto"/>
                            <w:right w:val="none" w:sz="0" w:space="0" w:color="auto"/>
                          </w:divBdr>
                          <w:divsChild>
                            <w:div w:id="15407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710277">
      <w:bodyDiv w:val="1"/>
      <w:marLeft w:val="0"/>
      <w:marRight w:val="0"/>
      <w:marTop w:val="0"/>
      <w:marBottom w:val="0"/>
      <w:divBdr>
        <w:top w:val="none" w:sz="0" w:space="0" w:color="auto"/>
        <w:left w:val="none" w:sz="0" w:space="0" w:color="auto"/>
        <w:bottom w:val="none" w:sz="0" w:space="0" w:color="auto"/>
        <w:right w:val="none" w:sz="0" w:space="0" w:color="auto"/>
      </w:divBdr>
    </w:div>
    <w:div w:id="1387491044">
      <w:bodyDiv w:val="1"/>
      <w:marLeft w:val="0"/>
      <w:marRight w:val="0"/>
      <w:marTop w:val="0"/>
      <w:marBottom w:val="0"/>
      <w:divBdr>
        <w:top w:val="none" w:sz="0" w:space="0" w:color="auto"/>
        <w:left w:val="none" w:sz="0" w:space="0" w:color="auto"/>
        <w:bottom w:val="none" w:sz="0" w:space="0" w:color="auto"/>
        <w:right w:val="none" w:sz="0" w:space="0" w:color="auto"/>
      </w:divBdr>
    </w:div>
    <w:div w:id="1441536150">
      <w:bodyDiv w:val="1"/>
      <w:marLeft w:val="0"/>
      <w:marRight w:val="0"/>
      <w:marTop w:val="0"/>
      <w:marBottom w:val="0"/>
      <w:divBdr>
        <w:top w:val="none" w:sz="0" w:space="0" w:color="auto"/>
        <w:left w:val="none" w:sz="0" w:space="0" w:color="auto"/>
        <w:bottom w:val="none" w:sz="0" w:space="0" w:color="auto"/>
        <w:right w:val="none" w:sz="0" w:space="0" w:color="auto"/>
      </w:divBdr>
    </w:div>
    <w:div w:id="1570920003">
      <w:bodyDiv w:val="1"/>
      <w:marLeft w:val="0"/>
      <w:marRight w:val="0"/>
      <w:marTop w:val="0"/>
      <w:marBottom w:val="0"/>
      <w:divBdr>
        <w:top w:val="none" w:sz="0" w:space="0" w:color="auto"/>
        <w:left w:val="none" w:sz="0" w:space="0" w:color="auto"/>
        <w:bottom w:val="none" w:sz="0" w:space="0" w:color="auto"/>
        <w:right w:val="none" w:sz="0" w:space="0" w:color="auto"/>
      </w:divBdr>
    </w:div>
    <w:div w:id="1598101384">
      <w:bodyDiv w:val="1"/>
      <w:marLeft w:val="0"/>
      <w:marRight w:val="0"/>
      <w:marTop w:val="0"/>
      <w:marBottom w:val="0"/>
      <w:divBdr>
        <w:top w:val="none" w:sz="0" w:space="0" w:color="auto"/>
        <w:left w:val="none" w:sz="0" w:space="0" w:color="auto"/>
        <w:bottom w:val="none" w:sz="0" w:space="0" w:color="auto"/>
        <w:right w:val="none" w:sz="0" w:space="0" w:color="auto"/>
      </w:divBdr>
    </w:div>
    <w:div w:id="1694190720">
      <w:bodyDiv w:val="1"/>
      <w:marLeft w:val="0"/>
      <w:marRight w:val="0"/>
      <w:marTop w:val="0"/>
      <w:marBottom w:val="0"/>
      <w:divBdr>
        <w:top w:val="none" w:sz="0" w:space="0" w:color="auto"/>
        <w:left w:val="none" w:sz="0" w:space="0" w:color="auto"/>
        <w:bottom w:val="none" w:sz="0" w:space="0" w:color="auto"/>
        <w:right w:val="none" w:sz="0" w:space="0" w:color="auto"/>
      </w:divBdr>
    </w:div>
    <w:div w:id="1841774292">
      <w:bodyDiv w:val="1"/>
      <w:marLeft w:val="0"/>
      <w:marRight w:val="0"/>
      <w:marTop w:val="0"/>
      <w:marBottom w:val="0"/>
      <w:divBdr>
        <w:top w:val="none" w:sz="0" w:space="0" w:color="auto"/>
        <w:left w:val="none" w:sz="0" w:space="0" w:color="auto"/>
        <w:bottom w:val="none" w:sz="0" w:space="0" w:color="auto"/>
        <w:right w:val="none" w:sz="0" w:space="0" w:color="auto"/>
      </w:divBdr>
    </w:div>
    <w:div w:id="1850288609">
      <w:bodyDiv w:val="1"/>
      <w:marLeft w:val="0"/>
      <w:marRight w:val="0"/>
      <w:marTop w:val="0"/>
      <w:marBottom w:val="0"/>
      <w:divBdr>
        <w:top w:val="none" w:sz="0" w:space="0" w:color="auto"/>
        <w:left w:val="none" w:sz="0" w:space="0" w:color="auto"/>
        <w:bottom w:val="none" w:sz="0" w:space="0" w:color="auto"/>
        <w:right w:val="none" w:sz="0" w:space="0" w:color="auto"/>
      </w:divBdr>
    </w:div>
    <w:div w:id="2081100193">
      <w:bodyDiv w:val="1"/>
      <w:marLeft w:val="0"/>
      <w:marRight w:val="0"/>
      <w:marTop w:val="0"/>
      <w:marBottom w:val="0"/>
      <w:divBdr>
        <w:top w:val="none" w:sz="0" w:space="0" w:color="auto"/>
        <w:left w:val="none" w:sz="0" w:space="0" w:color="auto"/>
        <w:bottom w:val="none" w:sz="0" w:space="0" w:color="auto"/>
        <w:right w:val="none" w:sz="0" w:space="0" w:color="auto"/>
      </w:divBdr>
    </w:div>
    <w:div w:id="2099784801">
      <w:bodyDiv w:val="1"/>
      <w:marLeft w:val="0"/>
      <w:marRight w:val="0"/>
      <w:marTop w:val="0"/>
      <w:marBottom w:val="0"/>
      <w:divBdr>
        <w:top w:val="none" w:sz="0" w:space="0" w:color="auto"/>
        <w:left w:val="none" w:sz="0" w:space="0" w:color="auto"/>
        <w:bottom w:val="none" w:sz="0" w:space="0" w:color="auto"/>
        <w:right w:val="none" w:sz="0" w:space="0" w:color="auto"/>
      </w:divBdr>
    </w:div>
    <w:div w:id="2104108339">
      <w:bodyDiv w:val="1"/>
      <w:marLeft w:val="0"/>
      <w:marRight w:val="0"/>
      <w:marTop w:val="0"/>
      <w:marBottom w:val="0"/>
      <w:divBdr>
        <w:top w:val="none" w:sz="0" w:space="0" w:color="auto"/>
        <w:left w:val="none" w:sz="0" w:space="0" w:color="auto"/>
        <w:bottom w:val="none" w:sz="0" w:space="0" w:color="auto"/>
        <w:right w:val="none" w:sz="0" w:space="0" w:color="auto"/>
      </w:divBdr>
    </w:div>
    <w:div w:id="2131430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hyperlink" Target="https://learn.microsoft.com/en-us/power-query/" TargetMode="Externa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http://www.vtu.ac.in/" TargetMode="External"/><Relationship Id="rId17" Type="http://schemas.openxmlformats.org/officeDocument/2006/relationships/footer" Target="footer2.xml"/><Relationship Id="rId25" Type="http://schemas.openxmlformats.org/officeDocument/2006/relationships/hyperlink" Target="https://learn.microsoft.com/en-us/dax/"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learn.microsoft.com/en-us/power-bi/" TargetMode="Externa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header" Target="header6.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2F58B-110C-493A-BC5C-6F599543E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19</Pages>
  <Words>2644</Words>
  <Characters>15077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Lahari Chindhanur</dc:creator>
  <cp:lastModifiedBy>3BR23CD068 PRAVEEN</cp:lastModifiedBy>
  <cp:revision>78</cp:revision>
  <dcterms:created xsi:type="dcterms:W3CDTF">2026-05-03T16:57:00Z</dcterms:created>
  <dcterms:modified xsi:type="dcterms:W3CDTF">2026-05-05T05:31:00Z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2025-06-05T00:00:00Z</vt:lpwstr>
  </property>
  <property fmtid="{D5CDD505-2E9C-101B-9397-08002B2CF9AE}" pid="3" name="Creator">
    <vt:lpwstr>Microsoft® Word 2021</vt:lpwstr>
  </property>
  <property fmtid="{D5CDD505-2E9C-101B-9397-08002B2CF9AE}" pid="4" name="LastSaved">
    <vt:lpwstr>2025-09-29T00:00:00Z</vt:lpwstr>
  </property>
  <property fmtid="{D5CDD505-2E9C-101B-9397-08002B2CF9AE}" pid="5" name="Producer">
    <vt:lpwstr>Microsoft® Word 2021</vt:lpwstr>
  </property>
</Properties>
</file>